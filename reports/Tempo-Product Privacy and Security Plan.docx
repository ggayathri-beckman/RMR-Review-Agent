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2785"/>
        <w:gridCol w:w="6565"/>
      </w:tblGrid>
      <w:tr w:rsidR="00C20655" w:rsidRPr="004B01BF" w14:paraId="72623EB7" w14:textId="77777777" w:rsidTr="3C67A8D7">
        <w:trPr>
          <w:trHeight w:val="432"/>
        </w:trPr>
        <w:tc>
          <w:tcPr>
            <w:tcW w:w="9350" w:type="dxa"/>
            <w:gridSpan w:val="2"/>
          </w:tcPr>
          <w:p w14:paraId="5E2CA928" w14:textId="14FAC4FF" w:rsidR="00C20655" w:rsidRPr="00E00388" w:rsidRDefault="004B13FF">
            <w:pPr>
              <w:pStyle w:val="NonHeadingTitle"/>
            </w:pPr>
            <w:r>
              <w:rPr>
                <w:rStyle w:val="InstructionsShowChar"/>
                <w:rFonts w:eastAsiaTheme="minorEastAsia"/>
              </w:rPr>
              <w:t xml:space="preserve">          </w:t>
            </w:r>
            <w:r w:rsidR="15EB8CEF" w:rsidRPr="3C67A8D7">
              <w:rPr>
                <w:rStyle w:val="InstructionsShowChar"/>
                <w:rFonts w:eastAsiaTheme="minorEastAsia"/>
              </w:rPr>
              <w:t xml:space="preserve"> </w:t>
            </w:r>
            <w:bookmarkStart w:id="0" w:name="_Hlk184992775"/>
            <w:r w:rsidR="00C20655" w:rsidRPr="00E00388">
              <w:t>DOCUMENT INFORMATION</w:t>
            </w:r>
          </w:p>
        </w:tc>
      </w:tr>
      <w:tr w:rsidR="00C20655" w:rsidRPr="004B01BF" w14:paraId="43E8C6E6" w14:textId="77777777" w:rsidTr="3C67A8D7">
        <w:trPr>
          <w:trHeight w:val="432"/>
        </w:trPr>
        <w:tc>
          <w:tcPr>
            <w:tcW w:w="2785" w:type="dxa"/>
          </w:tcPr>
          <w:p w14:paraId="121A5180" w14:textId="238C3868" w:rsidR="00C20655" w:rsidRPr="009C715B" w:rsidRDefault="00C20655" w:rsidP="009C715B">
            <w:pPr>
              <w:pStyle w:val="NonHeadingTitle"/>
              <w:rPr>
                <w:rFonts w:eastAsiaTheme="minorEastAsia"/>
                <w:i/>
                <w:sz w:val="16"/>
              </w:rPr>
            </w:pPr>
            <w:r w:rsidRPr="00E00388">
              <w:t>PRODUCT NAME</w:t>
            </w:r>
            <w:r w:rsidRPr="00027728">
              <w:rPr>
                <w:rStyle w:val="InstructionsShowChar"/>
                <w:rFonts w:eastAsia="MS Gothic"/>
                <w:color w:val="auto"/>
              </w:rPr>
              <w:t xml:space="preserve"> </w:t>
            </w:r>
          </w:p>
        </w:tc>
        <w:tc>
          <w:tcPr>
            <w:tcW w:w="6565" w:type="dxa"/>
          </w:tcPr>
          <w:p w14:paraId="16B54A1C" w14:textId="30213DD3" w:rsidR="00C20655" w:rsidRPr="00C11DE5" w:rsidRDefault="009C715B" w:rsidP="00087473">
            <w:pPr>
              <w:pStyle w:val="NonHeadingTitle2"/>
              <w:ind w:left="367"/>
              <w:rPr>
                <w:color w:val="000000" w:themeColor="text1"/>
              </w:rPr>
            </w:pPr>
            <w:r w:rsidRPr="00C11DE5">
              <w:rPr>
                <w:color w:val="000000" w:themeColor="text1"/>
              </w:rPr>
              <w:t>TEMPO</w:t>
            </w:r>
            <w:r w:rsidR="5ECFC508" w:rsidRPr="00C11DE5">
              <w:rPr>
                <w:color w:val="000000" w:themeColor="text1"/>
              </w:rPr>
              <w:t xml:space="preserve"> </w:t>
            </w:r>
          </w:p>
        </w:tc>
      </w:tr>
      <w:tr w:rsidR="00C20655" w:rsidRPr="004B01BF" w14:paraId="4F2AAD88" w14:textId="77777777" w:rsidTr="3C67A8D7">
        <w:trPr>
          <w:trHeight w:val="432"/>
        </w:trPr>
        <w:tc>
          <w:tcPr>
            <w:tcW w:w="2785" w:type="dxa"/>
          </w:tcPr>
          <w:p w14:paraId="6718B94D" w14:textId="72BC2AA0" w:rsidR="00C20655" w:rsidRPr="009C715B" w:rsidRDefault="00C20655" w:rsidP="009C715B">
            <w:pPr>
              <w:pStyle w:val="NonHeadingTitle"/>
              <w:rPr>
                <w:rFonts w:eastAsia="MS Gothic"/>
                <w:i/>
                <w:sz w:val="16"/>
              </w:rPr>
            </w:pPr>
            <w:r w:rsidRPr="002137F5">
              <w:t>‬</w:t>
            </w:r>
            <w:r w:rsidRPr="00E00388">
              <w:t>PROJECT NAME</w:t>
            </w:r>
            <w:r w:rsidRPr="00027728">
              <w:rPr>
                <w:rStyle w:val="InstructionsShowChar"/>
                <w:rFonts w:eastAsia="MS Gothic"/>
                <w:color w:val="auto"/>
              </w:rPr>
              <w:t xml:space="preserve"> </w:t>
            </w:r>
          </w:p>
        </w:tc>
        <w:tc>
          <w:tcPr>
            <w:tcW w:w="6565" w:type="dxa"/>
          </w:tcPr>
          <w:p w14:paraId="3A89AFD1" w14:textId="26C0A7D0" w:rsidR="00C20655" w:rsidRPr="00C11DE5" w:rsidRDefault="00C20655">
            <w:pPr>
              <w:pStyle w:val="NonHeadingTitle2"/>
              <w:rPr>
                <w:color w:val="000000" w:themeColor="text1"/>
              </w:rPr>
            </w:pPr>
            <w:r w:rsidRPr="00C11DE5">
              <w:rPr>
                <w:color w:val="000000" w:themeColor="text1"/>
              </w:rPr>
              <w:t>‬</w:t>
            </w:r>
            <w:r w:rsidR="009C715B" w:rsidRPr="00C11DE5">
              <w:rPr>
                <w:color w:val="000000" w:themeColor="text1"/>
              </w:rPr>
              <w:t>TEMPO</w:t>
            </w:r>
            <w:r w:rsidRPr="00C11DE5">
              <w:rPr>
                <w:color w:val="000000" w:themeColor="text1"/>
              </w:rPr>
              <w:t xml:space="preserve"> </w:t>
            </w:r>
          </w:p>
        </w:tc>
      </w:tr>
      <w:tr w:rsidR="00C20655" w:rsidRPr="004B01BF" w14:paraId="1AF969D9" w14:textId="77777777" w:rsidTr="3C67A8D7">
        <w:trPr>
          <w:trHeight w:val="432"/>
        </w:trPr>
        <w:tc>
          <w:tcPr>
            <w:tcW w:w="2785" w:type="dxa"/>
          </w:tcPr>
          <w:p w14:paraId="2233E5EA" w14:textId="570B9854" w:rsidR="00C20655" w:rsidRPr="009C715B" w:rsidRDefault="00C20655" w:rsidP="009C715B">
            <w:pPr>
              <w:pStyle w:val="NonHeadingTitle"/>
              <w:rPr>
                <w:rFonts w:eastAsiaTheme="minorEastAsia"/>
                <w:i/>
                <w:sz w:val="16"/>
              </w:rPr>
            </w:pPr>
            <w:r w:rsidRPr="00E00388">
              <w:t>PROJECT NUMBER</w:t>
            </w:r>
            <w:r w:rsidRPr="00027728">
              <w:rPr>
                <w:rStyle w:val="InstructionsShowChar"/>
                <w:rFonts w:eastAsia="MS Gothic"/>
                <w:color w:val="auto"/>
              </w:rPr>
              <w:t xml:space="preserve"> </w:t>
            </w:r>
          </w:p>
        </w:tc>
        <w:tc>
          <w:tcPr>
            <w:tcW w:w="6565" w:type="dxa"/>
          </w:tcPr>
          <w:p w14:paraId="3C0806CB" w14:textId="4A361958" w:rsidR="00C20655" w:rsidRPr="00C11DE5" w:rsidRDefault="00C43B40">
            <w:pPr>
              <w:pStyle w:val="NonHeadingTitle2"/>
              <w:rPr>
                <w:color w:val="000000" w:themeColor="text1"/>
              </w:rPr>
            </w:pPr>
            <w:r>
              <w:rPr>
                <w:color w:val="000000" w:themeColor="text1"/>
              </w:rPr>
              <w:t>N/A</w:t>
            </w:r>
            <w:r w:rsidR="00C20655" w:rsidRPr="00C11DE5">
              <w:rPr>
                <w:color w:val="000000" w:themeColor="text1"/>
              </w:rPr>
              <w:t xml:space="preserve"> </w:t>
            </w:r>
          </w:p>
        </w:tc>
      </w:tr>
    </w:tbl>
    <w:p w14:paraId="6D5E63F9" w14:textId="77777777" w:rsidR="00C20655" w:rsidRDefault="00C20655" w:rsidP="00C20655">
      <w:pPr>
        <w:pStyle w:val="BodyText"/>
      </w:pPr>
      <w:r>
        <w:br w:type="page"/>
      </w:r>
    </w:p>
    <w:bookmarkEnd w:id="0" w:displacedByCustomXml="next"/>
    <w:bookmarkStart w:id="1" w:name="_Hlk184995870" w:displacedByCustomXml="next"/>
    <w:bookmarkStart w:id="2" w:name="_Toc140479795" w:displacedByCustomXml="next"/>
    <w:sdt>
      <w:sdtPr>
        <w:rPr>
          <w:rFonts w:asciiTheme="minorHAnsi" w:eastAsiaTheme="minorEastAsia" w:hAnsiTheme="minorHAnsi" w:cstheme="minorBidi"/>
          <w:b w:val="0"/>
          <w:caps w:val="0"/>
          <w:color w:val="auto"/>
          <w:sz w:val="22"/>
          <w:szCs w:val="22"/>
          <w:shd w:val="clear" w:color="auto" w:fill="E6E6E6"/>
        </w:rPr>
        <w:id w:val="755864176"/>
        <w:docPartObj>
          <w:docPartGallery w:val="Table of Contents"/>
          <w:docPartUnique/>
        </w:docPartObj>
      </w:sdtPr>
      <w:sdtEndPr/>
      <w:sdtContent>
        <w:p w14:paraId="44D9E930" w14:textId="77777777" w:rsidR="00FD5B2A" w:rsidRDefault="00FD5B2A" w:rsidP="00FD5B2A">
          <w:pPr>
            <w:pStyle w:val="TOCHeading"/>
          </w:pPr>
          <w:r>
            <w:t>Table of Contents</w:t>
          </w:r>
        </w:p>
        <w:p w14:paraId="03889142" w14:textId="5550D354" w:rsidR="00471D99" w:rsidRDefault="00FD5B2A">
          <w:pPr>
            <w:pStyle w:val="TOC2"/>
            <w:tabs>
              <w:tab w:val="left" w:pos="720"/>
            </w:tabs>
            <w:rPr>
              <w:rFonts w:asciiTheme="minorHAnsi" w:eastAsiaTheme="minorEastAsia" w:hAnsiTheme="minorHAnsi" w:cstheme="minorBidi"/>
              <w:kern w:val="2"/>
              <w:sz w:val="24"/>
              <w14:ligatures w14:val="standardContextual"/>
            </w:rPr>
          </w:pPr>
          <w:r>
            <w:fldChar w:fldCharType="begin"/>
          </w:r>
          <w:r>
            <w:instrText>TOC \o "1-3" \z \u \h</w:instrText>
          </w:r>
          <w:r>
            <w:fldChar w:fldCharType="separate"/>
          </w:r>
          <w:hyperlink w:anchor="_Toc238200633" w:history="1">
            <w:r w:rsidR="00471D99" w:rsidRPr="00B60BA6">
              <w:rPr>
                <w:rStyle w:val="Hyperlink"/>
                <w:rFonts w:ascii="Arial Bold" w:hAnsi="Arial Bold"/>
              </w:rPr>
              <w:t>1.</w:t>
            </w:r>
            <w:r w:rsidR="00471D99">
              <w:rPr>
                <w:rFonts w:asciiTheme="minorHAnsi" w:eastAsiaTheme="minorEastAsia" w:hAnsiTheme="minorHAnsi" w:cstheme="minorBidi"/>
                <w:kern w:val="2"/>
                <w:sz w:val="24"/>
                <w14:ligatures w14:val="standardContextual"/>
              </w:rPr>
              <w:tab/>
            </w:r>
            <w:r w:rsidR="00471D99" w:rsidRPr="00B60BA6">
              <w:rPr>
                <w:rStyle w:val="Hyperlink"/>
              </w:rPr>
              <w:t>Introduction</w:t>
            </w:r>
            <w:r w:rsidR="00471D99">
              <w:rPr>
                <w:webHidden/>
              </w:rPr>
              <w:tab/>
            </w:r>
            <w:r w:rsidR="00471D99">
              <w:rPr>
                <w:webHidden/>
              </w:rPr>
              <w:fldChar w:fldCharType="begin"/>
            </w:r>
            <w:r w:rsidR="00471D99">
              <w:rPr>
                <w:webHidden/>
              </w:rPr>
              <w:instrText xml:space="preserve"> PAGEREF _Toc238200633 \h </w:instrText>
            </w:r>
            <w:r w:rsidR="00471D99">
              <w:rPr>
                <w:webHidden/>
              </w:rPr>
            </w:r>
            <w:r w:rsidR="00471D99">
              <w:rPr>
                <w:webHidden/>
              </w:rPr>
              <w:fldChar w:fldCharType="separate"/>
            </w:r>
            <w:r w:rsidR="00471D99">
              <w:rPr>
                <w:webHidden/>
              </w:rPr>
              <w:t>4</w:t>
            </w:r>
            <w:r w:rsidR="00471D99">
              <w:rPr>
                <w:webHidden/>
              </w:rPr>
              <w:fldChar w:fldCharType="end"/>
            </w:r>
          </w:hyperlink>
        </w:p>
        <w:p w14:paraId="29394A00" w14:textId="524E2C09" w:rsidR="00471D99" w:rsidRDefault="00471D99">
          <w:pPr>
            <w:pStyle w:val="TOC3"/>
            <w:rPr>
              <w:rFonts w:asciiTheme="minorHAnsi" w:eastAsiaTheme="minorEastAsia" w:hAnsiTheme="minorHAnsi" w:cstheme="minorBidi"/>
              <w:kern w:val="2"/>
              <w:sz w:val="24"/>
              <w14:ligatures w14:val="standardContextual"/>
            </w:rPr>
          </w:pPr>
          <w:hyperlink w:anchor="_Toc238200634" w:history="1">
            <w:r w:rsidRPr="00B60BA6">
              <w:rPr>
                <w:rStyle w:val="Hyperlink"/>
              </w:rPr>
              <w:t>1.1.</w:t>
            </w:r>
            <w:r>
              <w:rPr>
                <w:rFonts w:asciiTheme="minorHAnsi" w:eastAsiaTheme="minorEastAsia" w:hAnsiTheme="minorHAnsi" w:cstheme="minorBidi"/>
                <w:kern w:val="2"/>
                <w:sz w:val="24"/>
                <w14:ligatures w14:val="standardContextual"/>
              </w:rPr>
              <w:tab/>
            </w:r>
            <w:r w:rsidRPr="00B60BA6">
              <w:rPr>
                <w:rStyle w:val="Hyperlink"/>
              </w:rPr>
              <w:t>Purpose</w:t>
            </w:r>
            <w:r>
              <w:rPr>
                <w:webHidden/>
              </w:rPr>
              <w:tab/>
            </w:r>
            <w:r>
              <w:rPr>
                <w:webHidden/>
              </w:rPr>
              <w:fldChar w:fldCharType="begin"/>
            </w:r>
            <w:r>
              <w:rPr>
                <w:webHidden/>
              </w:rPr>
              <w:instrText xml:space="preserve"> PAGEREF _Toc238200634 \h </w:instrText>
            </w:r>
            <w:r>
              <w:rPr>
                <w:webHidden/>
              </w:rPr>
            </w:r>
            <w:r>
              <w:rPr>
                <w:webHidden/>
              </w:rPr>
              <w:fldChar w:fldCharType="separate"/>
            </w:r>
            <w:r>
              <w:rPr>
                <w:webHidden/>
              </w:rPr>
              <w:t>4</w:t>
            </w:r>
            <w:r>
              <w:rPr>
                <w:webHidden/>
              </w:rPr>
              <w:fldChar w:fldCharType="end"/>
            </w:r>
          </w:hyperlink>
        </w:p>
        <w:p w14:paraId="15D8A9BE" w14:textId="369C4058" w:rsidR="00471D99" w:rsidRDefault="00471D99">
          <w:pPr>
            <w:pStyle w:val="TOC3"/>
            <w:rPr>
              <w:rFonts w:asciiTheme="minorHAnsi" w:eastAsiaTheme="minorEastAsia" w:hAnsiTheme="minorHAnsi" w:cstheme="minorBidi"/>
              <w:kern w:val="2"/>
              <w:sz w:val="24"/>
              <w14:ligatures w14:val="standardContextual"/>
            </w:rPr>
          </w:pPr>
          <w:hyperlink w:anchor="_Toc238200635" w:history="1">
            <w:r w:rsidRPr="00B60BA6">
              <w:rPr>
                <w:rStyle w:val="Hyperlink"/>
              </w:rPr>
              <w:t>1.2.</w:t>
            </w:r>
            <w:r>
              <w:rPr>
                <w:rFonts w:asciiTheme="minorHAnsi" w:eastAsiaTheme="minorEastAsia" w:hAnsiTheme="minorHAnsi" w:cstheme="minorBidi"/>
                <w:kern w:val="2"/>
                <w:sz w:val="24"/>
                <w14:ligatures w14:val="standardContextual"/>
              </w:rPr>
              <w:tab/>
            </w:r>
            <w:r w:rsidRPr="00B60BA6">
              <w:rPr>
                <w:rStyle w:val="Hyperlink"/>
              </w:rPr>
              <w:t>Scope</w:t>
            </w:r>
            <w:r>
              <w:rPr>
                <w:webHidden/>
              </w:rPr>
              <w:tab/>
            </w:r>
            <w:r>
              <w:rPr>
                <w:webHidden/>
              </w:rPr>
              <w:fldChar w:fldCharType="begin"/>
            </w:r>
            <w:r>
              <w:rPr>
                <w:webHidden/>
              </w:rPr>
              <w:instrText xml:space="preserve"> PAGEREF _Toc238200635 \h </w:instrText>
            </w:r>
            <w:r>
              <w:rPr>
                <w:webHidden/>
              </w:rPr>
            </w:r>
            <w:r>
              <w:rPr>
                <w:webHidden/>
              </w:rPr>
              <w:fldChar w:fldCharType="separate"/>
            </w:r>
            <w:r>
              <w:rPr>
                <w:webHidden/>
              </w:rPr>
              <w:t>4</w:t>
            </w:r>
            <w:r>
              <w:rPr>
                <w:webHidden/>
              </w:rPr>
              <w:fldChar w:fldCharType="end"/>
            </w:r>
          </w:hyperlink>
        </w:p>
        <w:p w14:paraId="33F49A01" w14:textId="48DA8A6E" w:rsidR="00471D99" w:rsidRDefault="00471D99">
          <w:pPr>
            <w:pStyle w:val="TOC3"/>
            <w:rPr>
              <w:rFonts w:asciiTheme="minorHAnsi" w:eastAsiaTheme="minorEastAsia" w:hAnsiTheme="minorHAnsi" w:cstheme="minorBidi"/>
              <w:kern w:val="2"/>
              <w:sz w:val="24"/>
              <w14:ligatures w14:val="standardContextual"/>
            </w:rPr>
          </w:pPr>
          <w:hyperlink w:anchor="_Toc238200636" w:history="1">
            <w:r w:rsidRPr="00B60BA6">
              <w:rPr>
                <w:rStyle w:val="Hyperlink"/>
              </w:rPr>
              <w:t>1.3.</w:t>
            </w:r>
            <w:r>
              <w:rPr>
                <w:rFonts w:asciiTheme="minorHAnsi" w:eastAsiaTheme="minorEastAsia" w:hAnsiTheme="minorHAnsi" w:cstheme="minorBidi"/>
                <w:kern w:val="2"/>
                <w:sz w:val="24"/>
                <w14:ligatures w14:val="standardContextual"/>
              </w:rPr>
              <w:tab/>
            </w:r>
            <w:r w:rsidRPr="00B60BA6">
              <w:rPr>
                <w:rStyle w:val="Hyperlink"/>
              </w:rPr>
              <w:t>Responsibilities</w:t>
            </w:r>
            <w:r>
              <w:rPr>
                <w:webHidden/>
              </w:rPr>
              <w:tab/>
            </w:r>
            <w:r>
              <w:rPr>
                <w:webHidden/>
              </w:rPr>
              <w:fldChar w:fldCharType="begin"/>
            </w:r>
            <w:r>
              <w:rPr>
                <w:webHidden/>
              </w:rPr>
              <w:instrText xml:space="preserve"> PAGEREF _Toc238200636 \h </w:instrText>
            </w:r>
            <w:r>
              <w:rPr>
                <w:webHidden/>
              </w:rPr>
            </w:r>
            <w:r>
              <w:rPr>
                <w:webHidden/>
              </w:rPr>
              <w:fldChar w:fldCharType="separate"/>
            </w:r>
            <w:r>
              <w:rPr>
                <w:webHidden/>
              </w:rPr>
              <w:t>4</w:t>
            </w:r>
            <w:r>
              <w:rPr>
                <w:webHidden/>
              </w:rPr>
              <w:fldChar w:fldCharType="end"/>
            </w:r>
          </w:hyperlink>
        </w:p>
        <w:p w14:paraId="49C4EE7E" w14:textId="4EF59BA6" w:rsidR="00471D99" w:rsidRDefault="00471D99">
          <w:pPr>
            <w:pStyle w:val="TOC3"/>
            <w:rPr>
              <w:rFonts w:asciiTheme="minorHAnsi" w:eastAsiaTheme="minorEastAsia" w:hAnsiTheme="minorHAnsi" w:cstheme="minorBidi"/>
              <w:kern w:val="2"/>
              <w:sz w:val="24"/>
              <w14:ligatures w14:val="standardContextual"/>
            </w:rPr>
          </w:pPr>
          <w:hyperlink w:anchor="_Toc238200637" w:history="1">
            <w:r w:rsidRPr="00B60BA6">
              <w:rPr>
                <w:rStyle w:val="Hyperlink"/>
              </w:rPr>
              <w:t>1.4.</w:t>
            </w:r>
            <w:r>
              <w:rPr>
                <w:rFonts w:asciiTheme="minorHAnsi" w:eastAsiaTheme="minorEastAsia" w:hAnsiTheme="minorHAnsi" w:cstheme="minorBidi"/>
                <w:kern w:val="2"/>
                <w:sz w:val="24"/>
                <w14:ligatures w14:val="standardContextual"/>
              </w:rPr>
              <w:tab/>
            </w:r>
            <w:r w:rsidRPr="00B60BA6">
              <w:rPr>
                <w:rStyle w:val="Hyperlink"/>
              </w:rPr>
              <w:t>Methods, Tools, and Techniques</w:t>
            </w:r>
            <w:r>
              <w:rPr>
                <w:webHidden/>
              </w:rPr>
              <w:tab/>
            </w:r>
            <w:r>
              <w:rPr>
                <w:webHidden/>
              </w:rPr>
              <w:fldChar w:fldCharType="begin"/>
            </w:r>
            <w:r>
              <w:rPr>
                <w:webHidden/>
              </w:rPr>
              <w:instrText xml:space="preserve"> PAGEREF _Toc238200637 \h </w:instrText>
            </w:r>
            <w:r>
              <w:rPr>
                <w:webHidden/>
              </w:rPr>
            </w:r>
            <w:r>
              <w:rPr>
                <w:webHidden/>
              </w:rPr>
              <w:fldChar w:fldCharType="separate"/>
            </w:r>
            <w:r>
              <w:rPr>
                <w:webHidden/>
              </w:rPr>
              <w:t>5</w:t>
            </w:r>
            <w:r>
              <w:rPr>
                <w:webHidden/>
              </w:rPr>
              <w:fldChar w:fldCharType="end"/>
            </w:r>
          </w:hyperlink>
        </w:p>
        <w:p w14:paraId="22FE3CF7" w14:textId="06D14E54" w:rsidR="00471D99" w:rsidRDefault="00471D99">
          <w:pPr>
            <w:pStyle w:val="TOC3"/>
            <w:rPr>
              <w:rFonts w:asciiTheme="minorHAnsi" w:eastAsiaTheme="minorEastAsia" w:hAnsiTheme="minorHAnsi" w:cstheme="minorBidi"/>
              <w:kern w:val="2"/>
              <w:sz w:val="24"/>
              <w14:ligatures w14:val="standardContextual"/>
            </w:rPr>
          </w:pPr>
          <w:hyperlink w:anchor="_Toc238200638" w:history="1">
            <w:r w:rsidRPr="00B60BA6">
              <w:rPr>
                <w:rStyle w:val="Hyperlink"/>
              </w:rPr>
              <w:t>1.5.</w:t>
            </w:r>
            <w:r>
              <w:rPr>
                <w:rFonts w:asciiTheme="minorHAnsi" w:eastAsiaTheme="minorEastAsia" w:hAnsiTheme="minorHAnsi" w:cstheme="minorBidi"/>
                <w:kern w:val="2"/>
                <w:sz w:val="24"/>
                <w14:ligatures w14:val="standardContextual"/>
              </w:rPr>
              <w:tab/>
            </w:r>
            <w:r w:rsidRPr="00B60BA6">
              <w:rPr>
                <w:rStyle w:val="Hyperlink"/>
              </w:rPr>
              <w:t>Definitions</w:t>
            </w:r>
            <w:r>
              <w:rPr>
                <w:webHidden/>
              </w:rPr>
              <w:tab/>
            </w:r>
            <w:r>
              <w:rPr>
                <w:webHidden/>
              </w:rPr>
              <w:fldChar w:fldCharType="begin"/>
            </w:r>
            <w:r>
              <w:rPr>
                <w:webHidden/>
              </w:rPr>
              <w:instrText xml:space="preserve"> PAGEREF _Toc238200638 \h </w:instrText>
            </w:r>
            <w:r>
              <w:rPr>
                <w:webHidden/>
              </w:rPr>
            </w:r>
            <w:r>
              <w:rPr>
                <w:webHidden/>
              </w:rPr>
              <w:fldChar w:fldCharType="separate"/>
            </w:r>
            <w:r>
              <w:rPr>
                <w:webHidden/>
              </w:rPr>
              <w:t>5</w:t>
            </w:r>
            <w:r>
              <w:rPr>
                <w:webHidden/>
              </w:rPr>
              <w:fldChar w:fldCharType="end"/>
            </w:r>
          </w:hyperlink>
        </w:p>
        <w:p w14:paraId="0E75A228" w14:textId="4943EC81" w:rsidR="00471D99" w:rsidRDefault="00471D99">
          <w:pPr>
            <w:pStyle w:val="TOC3"/>
            <w:rPr>
              <w:rFonts w:asciiTheme="minorHAnsi" w:eastAsiaTheme="minorEastAsia" w:hAnsiTheme="minorHAnsi" w:cstheme="minorBidi"/>
              <w:kern w:val="2"/>
              <w:sz w:val="24"/>
              <w14:ligatures w14:val="standardContextual"/>
            </w:rPr>
          </w:pPr>
          <w:hyperlink w:anchor="_Toc238200639" w:history="1">
            <w:r w:rsidRPr="00B60BA6">
              <w:rPr>
                <w:rStyle w:val="Hyperlink"/>
              </w:rPr>
              <w:t>1.6.</w:t>
            </w:r>
            <w:r>
              <w:rPr>
                <w:rFonts w:asciiTheme="minorHAnsi" w:eastAsiaTheme="minorEastAsia" w:hAnsiTheme="minorHAnsi" w:cstheme="minorBidi"/>
                <w:kern w:val="2"/>
                <w:sz w:val="24"/>
                <w14:ligatures w14:val="standardContextual"/>
              </w:rPr>
              <w:tab/>
            </w:r>
            <w:r w:rsidRPr="00B60BA6">
              <w:rPr>
                <w:rStyle w:val="Hyperlink"/>
              </w:rPr>
              <w:t>Referenced Documents</w:t>
            </w:r>
            <w:r>
              <w:rPr>
                <w:webHidden/>
              </w:rPr>
              <w:tab/>
            </w:r>
            <w:r>
              <w:rPr>
                <w:webHidden/>
              </w:rPr>
              <w:fldChar w:fldCharType="begin"/>
            </w:r>
            <w:r>
              <w:rPr>
                <w:webHidden/>
              </w:rPr>
              <w:instrText xml:space="preserve"> PAGEREF _Toc238200639 \h </w:instrText>
            </w:r>
            <w:r>
              <w:rPr>
                <w:webHidden/>
              </w:rPr>
            </w:r>
            <w:r>
              <w:rPr>
                <w:webHidden/>
              </w:rPr>
              <w:fldChar w:fldCharType="separate"/>
            </w:r>
            <w:r>
              <w:rPr>
                <w:webHidden/>
              </w:rPr>
              <w:t>5</w:t>
            </w:r>
            <w:r>
              <w:rPr>
                <w:webHidden/>
              </w:rPr>
              <w:fldChar w:fldCharType="end"/>
            </w:r>
          </w:hyperlink>
        </w:p>
        <w:p w14:paraId="51DA8483" w14:textId="7A6E01E1"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40" w:history="1">
            <w:r w:rsidRPr="00B60BA6">
              <w:rPr>
                <w:rStyle w:val="Hyperlink"/>
                <w:rFonts w:ascii="Arial Bold" w:hAnsi="Arial Bold"/>
              </w:rPr>
              <w:t>2.</w:t>
            </w:r>
            <w:r>
              <w:rPr>
                <w:rFonts w:asciiTheme="minorHAnsi" w:eastAsiaTheme="minorEastAsia" w:hAnsiTheme="minorHAnsi" w:cstheme="minorBidi"/>
                <w:kern w:val="2"/>
                <w:sz w:val="24"/>
                <w14:ligatures w14:val="standardContextual"/>
              </w:rPr>
              <w:tab/>
            </w:r>
            <w:r w:rsidRPr="00B60BA6">
              <w:rPr>
                <w:rStyle w:val="Hyperlink"/>
              </w:rPr>
              <w:t>Secure System Design</w:t>
            </w:r>
            <w:r>
              <w:rPr>
                <w:webHidden/>
              </w:rPr>
              <w:tab/>
            </w:r>
            <w:r>
              <w:rPr>
                <w:webHidden/>
              </w:rPr>
              <w:fldChar w:fldCharType="begin"/>
            </w:r>
            <w:r>
              <w:rPr>
                <w:webHidden/>
              </w:rPr>
              <w:instrText xml:space="preserve"> PAGEREF _Toc238200640 \h </w:instrText>
            </w:r>
            <w:r>
              <w:rPr>
                <w:webHidden/>
              </w:rPr>
            </w:r>
            <w:r>
              <w:rPr>
                <w:webHidden/>
              </w:rPr>
              <w:fldChar w:fldCharType="separate"/>
            </w:r>
            <w:r>
              <w:rPr>
                <w:webHidden/>
              </w:rPr>
              <w:t>6</w:t>
            </w:r>
            <w:r>
              <w:rPr>
                <w:webHidden/>
              </w:rPr>
              <w:fldChar w:fldCharType="end"/>
            </w:r>
          </w:hyperlink>
        </w:p>
        <w:p w14:paraId="471A8755" w14:textId="02100079" w:rsidR="00471D99" w:rsidRDefault="00471D99">
          <w:pPr>
            <w:pStyle w:val="TOC3"/>
            <w:rPr>
              <w:rFonts w:asciiTheme="minorHAnsi" w:eastAsiaTheme="minorEastAsia" w:hAnsiTheme="minorHAnsi" w:cstheme="minorBidi"/>
              <w:kern w:val="2"/>
              <w:sz w:val="24"/>
              <w14:ligatures w14:val="standardContextual"/>
            </w:rPr>
          </w:pPr>
          <w:hyperlink w:anchor="_Toc238200641" w:history="1">
            <w:r w:rsidRPr="00B60BA6">
              <w:rPr>
                <w:rStyle w:val="Hyperlink"/>
              </w:rPr>
              <w:t>2.1.</w:t>
            </w:r>
            <w:r>
              <w:rPr>
                <w:rFonts w:asciiTheme="minorHAnsi" w:eastAsiaTheme="minorEastAsia" w:hAnsiTheme="minorHAnsi" w:cstheme="minorBidi"/>
                <w:kern w:val="2"/>
                <w:sz w:val="24"/>
                <w14:ligatures w14:val="standardContextual"/>
              </w:rPr>
              <w:tab/>
            </w:r>
            <w:r w:rsidRPr="00B60BA6">
              <w:rPr>
                <w:rStyle w:val="Hyperlink"/>
              </w:rPr>
              <w:t>Secure Software Life Cycle and Security Requirements</w:t>
            </w:r>
            <w:r>
              <w:rPr>
                <w:webHidden/>
              </w:rPr>
              <w:tab/>
            </w:r>
            <w:r>
              <w:rPr>
                <w:webHidden/>
              </w:rPr>
              <w:fldChar w:fldCharType="begin"/>
            </w:r>
            <w:r>
              <w:rPr>
                <w:webHidden/>
              </w:rPr>
              <w:instrText xml:space="preserve"> PAGEREF _Toc238200641 \h </w:instrText>
            </w:r>
            <w:r>
              <w:rPr>
                <w:webHidden/>
              </w:rPr>
            </w:r>
            <w:r>
              <w:rPr>
                <w:webHidden/>
              </w:rPr>
              <w:fldChar w:fldCharType="separate"/>
            </w:r>
            <w:r>
              <w:rPr>
                <w:webHidden/>
              </w:rPr>
              <w:t>8</w:t>
            </w:r>
            <w:r>
              <w:rPr>
                <w:webHidden/>
              </w:rPr>
              <w:fldChar w:fldCharType="end"/>
            </w:r>
          </w:hyperlink>
        </w:p>
        <w:p w14:paraId="5FC69760" w14:textId="79DD59B5" w:rsidR="00471D99" w:rsidRDefault="00471D99">
          <w:pPr>
            <w:pStyle w:val="TOC3"/>
            <w:rPr>
              <w:rFonts w:asciiTheme="minorHAnsi" w:eastAsiaTheme="minorEastAsia" w:hAnsiTheme="minorHAnsi" w:cstheme="minorBidi"/>
              <w:kern w:val="2"/>
              <w:sz w:val="24"/>
              <w14:ligatures w14:val="standardContextual"/>
            </w:rPr>
          </w:pPr>
          <w:hyperlink w:anchor="_Toc238200642" w:history="1">
            <w:r w:rsidRPr="00B60BA6">
              <w:rPr>
                <w:rStyle w:val="Hyperlink"/>
              </w:rPr>
              <w:t>2.2.</w:t>
            </w:r>
            <w:r>
              <w:rPr>
                <w:rFonts w:asciiTheme="minorHAnsi" w:eastAsiaTheme="minorEastAsia" w:hAnsiTheme="minorHAnsi" w:cstheme="minorBidi"/>
                <w:kern w:val="2"/>
                <w:sz w:val="24"/>
                <w14:ligatures w14:val="standardContextual"/>
              </w:rPr>
              <w:tab/>
            </w:r>
            <w:r w:rsidRPr="00B60BA6">
              <w:rPr>
                <w:rStyle w:val="Hyperlink"/>
              </w:rPr>
              <w:t>System Diagrams</w:t>
            </w:r>
            <w:r>
              <w:rPr>
                <w:webHidden/>
              </w:rPr>
              <w:tab/>
            </w:r>
            <w:r>
              <w:rPr>
                <w:webHidden/>
              </w:rPr>
              <w:fldChar w:fldCharType="begin"/>
            </w:r>
            <w:r>
              <w:rPr>
                <w:webHidden/>
              </w:rPr>
              <w:instrText xml:space="preserve"> PAGEREF _Toc238200642 \h </w:instrText>
            </w:r>
            <w:r>
              <w:rPr>
                <w:webHidden/>
              </w:rPr>
            </w:r>
            <w:r>
              <w:rPr>
                <w:webHidden/>
              </w:rPr>
              <w:fldChar w:fldCharType="separate"/>
            </w:r>
            <w:r>
              <w:rPr>
                <w:webHidden/>
              </w:rPr>
              <w:t>8</w:t>
            </w:r>
            <w:r>
              <w:rPr>
                <w:webHidden/>
              </w:rPr>
              <w:fldChar w:fldCharType="end"/>
            </w:r>
          </w:hyperlink>
        </w:p>
        <w:p w14:paraId="60AA335C" w14:textId="6D6BB1EC" w:rsidR="00471D99" w:rsidRDefault="00471D99">
          <w:pPr>
            <w:pStyle w:val="TOC3"/>
            <w:rPr>
              <w:rFonts w:asciiTheme="minorHAnsi" w:eastAsiaTheme="minorEastAsia" w:hAnsiTheme="minorHAnsi" w:cstheme="minorBidi"/>
              <w:kern w:val="2"/>
              <w:sz w:val="24"/>
              <w14:ligatures w14:val="standardContextual"/>
            </w:rPr>
          </w:pPr>
          <w:hyperlink w:anchor="_Toc238200643" w:history="1">
            <w:r w:rsidRPr="00B60BA6">
              <w:rPr>
                <w:rStyle w:val="Hyperlink"/>
              </w:rPr>
              <w:t>2.3.</w:t>
            </w:r>
            <w:r>
              <w:rPr>
                <w:rFonts w:asciiTheme="minorHAnsi" w:eastAsiaTheme="minorEastAsia" w:hAnsiTheme="minorHAnsi" w:cstheme="minorBidi"/>
                <w:kern w:val="2"/>
                <w:sz w:val="24"/>
                <w14:ligatures w14:val="standardContextual"/>
              </w:rPr>
              <w:tab/>
            </w:r>
            <w:r w:rsidRPr="00B60BA6">
              <w:rPr>
                <w:rStyle w:val="Hyperlink"/>
              </w:rPr>
              <w:t>Interface Diagram</w:t>
            </w:r>
            <w:r>
              <w:rPr>
                <w:webHidden/>
              </w:rPr>
              <w:tab/>
            </w:r>
            <w:r>
              <w:rPr>
                <w:webHidden/>
              </w:rPr>
              <w:fldChar w:fldCharType="begin"/>
            </w:r>
            <w:r>
              <w:rPr>
                <w:webHidden/>
              </w:rPr>
              <w:instrText xml:space="preserve"> PAGEREF _Toc238200643 \h </w:instrText>
            </w:r>
            <w:r>
              <w:rPr>
                <w:webHidden/>
              </w:rPr>
            </w:r>
            <w:r>
              <w:rPr>
                <w:webHidden/>
              </w:rPr>
              <w:fldChar w:fldCharType="separate"/>
            </w:r>
            <w:r>
              <w:rPr>
                <w:webHidden/>
              </w:rPr>
              <w:t>13</w:t>
            </w:r>
            <w:r>
              <w:rPr>
                <w:webHidden/>
              </w:rPr>
              <w:fldChar w:fldCharType="end"/>
            </w:r>
          </w:hyperlink>
        </w:p>
        <w:p w14:paraId="7C81496D" w14:textId="20BACE51" w:rsidR="00471D99" w:rsidRDefault="00471D99">
          <w:pPr>
            <w:pStyle w:val="TOC3"/>
            <w:rPr>
              <w:rFonts w:asciiTheme="minorHAnsi" w:eastAsiaTheme="minorEastAsia" w:hAnsiTheme="minorHAnsi" w:cstheme="minorBidi"/>
              <w:kern w:val="2"/>
              <w:sz w:val="24"/>
              <w14:ligatures w14:val="standardContextual"/>
            </w:rPr>
          </w:pPr>
          <w:hyperlink w:anchor="_Toc238200644" w:history="1">
            <w:r w:rsidRPr="00B60BA6">
              <w:rPr>
                <w:rStyle w:val="Hyperlink"/>
              </w:rPr>
              <w:t>2.4.</w:t>
            </w:r>
            <w:r>
              <w:rPr>
                <w:rFonts w:asciiTheme="minorHAnsi" w:eastAsiaTheme="minorEastAsia" w:hAnsiTheme="minorHAnsi" w:cstheme="minorBidi"/>
                <w:kern w:val="2"/>
                <w:sz w:val="24"/>
                <w14:ligatures w14:val="standardContextual"/>
              </w:rPr>
              <w:tab/>
            </w:r>
            <w:r w:rsidRPr="00B60BA6">
              <w:rPr>
                <w:rStyle w:val="Hyperlink"/>
              </w:rPr>
              <w:t>Network Security</w:t>
            </w:r>
            <w:r>
              <w:rPr>
                <w:webHidden/>
              </w:rPr>
              <w:tab/>
            </w:r>
            <w:r>
              <w:rPr>
                <w:webHidden/>
              </w:rPr>
              <w:fldChar w:fldCharType="begin"/>
            </w:r>
            <w:r>
              <w:rPr>
                <w:webHidden/>
              </w:rPr>
              <w:instrText xml:space="preserve"> PAGEREF _Toc238200644 \h </w:instrText>
            </w:r>
            <w:r>
              <w:rPr>
                <w:webHidden/>
              </w:rPr>
            </w:r>
            <w:r>
              <w:rPr>
                <w:webHidden/>
              </w:rPr>
              <w:fldChar w:fldCharType="separate"/>
            </w:r>
            <w:r>
              <w:rPr>
                <w:webHidden/>
              </w:rPr>
              <w:t>14</w:t>
            </w:r>
            <w:r>
              <w:rPr>
                <w:webHidden/>
              </w:rPr>
              <w:fldChar w:fldCharType="end"/>
            </w:r>
          </w:hyperlink>
        </w:p>
        <w:p w14:paraId="06EAE837" w14:textId="75A05EB6" w:rsidR="00471D99" w:rsidRDefault="00471D99">
          <w:pPr>
            <w:pStyle w:val="TOC3"/>
            <w:rPr>
              <w:rFonts w:asciiTheme="minorHAnsi" w:eastAsiaTheme="minorEastAsia" w:hAnsiTheme="minorHAnsi" w:cstheme="minorBidi"/>
              <w:kern w:val="2"/>
              <w:sz w:val="24"/>
              <w14:ligatures w14:val="standardContextual"/>
            </w:rPr>
          </w:pPr>
          <w:hyperlink w:anchor="_Toc238200645" w:history="1">
            <w:r w:rsidRPr="00B60BA6">
              <w:rPr>
                <w:rStyle w:val="Hyperlink"/>
              </w:rPr>
              <w:t>2.5.</w:t>
            </w:r>
            <w:r>
              <w:rPr>
                <w:rFonts w:asciiTheme="minorHAnsi" w:eastAsiaTheme="minorEastAsia" w:hAnsiTheme="minorHAnsi" w:cstheme="minorBidi"/>
                <w:kern w:val="2"/>
                <w:sz w:val="24"/>
                <w14:ligatures w14:val="standardContextual"/>
              </w:rPr>
              <w:tab/>
            </w:r>
            <w:r w:rsidRPr="00B60BA6">
              <w:rPr>
                <w:rStyle w:val="Hyperlink"/>
              </w:rPr>
              <w:t>Data Mapping / Security</w:t>
            </w:r>
            <w:r>
              <w:rPr>
                <w:webHidden/>
              </w:rPr>
              <w:tab/>
            </w:r>
            <w:r>
              <w:rPr>
                <w:webHidden/>
              </w:rPr>
              <w:fldChar w:fldCharType="begin"/>
            </w:r>
            <w:r>
              <w:rPr>
                <w:webHidden/>
              </w:rPr>
              <w:instrText xml:space="preserve"> PAGEREF _Toc238200645 \h </w:instrText>
            </w:r>
            <w:r>
              <w:rPr>
                <w:webHidden/>
              </w:rPr>
            </w:r>
            <w:r>
              <w:rPr>
                <w:webHidden/>
              </w:rPr>
              <w:fldChar w:fldCharType="separate"/>
            </w:r>
            <w:r>
              <w:rPr>
                <w:webHidden/>
              </w:rPr>
              <w:t>16</w:t>
            </w:r>
            <w:r>
              <w:rPr>
                <w:webHidden/>
              </w:rPr>
              <w:fldChar w:fldCharType="end"/>
            </w:r>
          </w:hyperlink>
        </w:p>
        <w:p w14:paraId="7CDB4524" w14:textId="53C7CA79" w:rsidR="00471D99" w:rsidRDefault="00471D99">
          <w:pPr>
            <w:pStyle w:val="TOC3"/>
            <w:rPr>
              <w:rFonts w:asciiTheme="minorHAnsi" w:eastAsiaTheme="minorEastAsia" w:hAnsiTheme="minorHAnsi" w:cstheme="minorBidi"/>
              <w:kern w:val="2"/>
              <w:sz w:val="24"/>
              <w14:ligatures w14:val="standardContextual"/>
            </w:rPr>
          </w:pPr>
          <w:hyperlink w:anchor="_Toc238200646" w:history="1">
            <w:r w:rsidRPr="00B60BA6">
              <w:rPr>
                <w:rStyle w:val="Hyperlink"/>
              </w:rPr>
              <w:t>2.6.</w:t>
            </w:r>
            <w:r>
              <w:rPr>
                <w:rFonts w:asciiTheme="minorHAnsi" w:eastAsiaTheme="minorEastAsia" w:hAnsiTheme="minorHAnsi" w:cstheme="minorBidi"/>
                <w:kern w:val="2"/>
                <w:sz w:val="24"/>
                <w14:ligatures w14:val="standardContextual"/>
              </w:rPr>
              <w:tab/>
            </w:r>
            <w:r w:rsidRPr="00B60BA6">
              <w:rPr>
                <w:rStyle w:val="Hyperlink"/>
              </w:rPr>
              <w:t>Threat Model</w:t>
            </w:r>
            <w:r>
              <w:rPr>
                <w:webHidden/>
              </w:rPr>
              <w:tab/>
            </w:r>
            <w:r>
              <w:rPr>
                <w:webHidden/>
              </w:rPr>
              <w:fldChar w:fldCharType="begin"/>
            </w:r>
            <w:r>
              <w:rPr>
                <w:webHidden/>
              </w:rPr>
              <w:instrText xml:space="preserve"> PAGEREF _Toc238200646 \h </w:instrText>
            </w:r>
            <w:r>
              <w:rPr>
                <w:webHidden/>
              </w:rPr>
            </w:r>
            <w:r>
              <w:rPr>
                <w:webHidden/>
              </w:rPr>
              <w:fldChar w:fldCharType="separate"/>
            </w:r>
            <w:r>
              <w:rPr>
                <w:webHidden/>
              </w:rPr>
              <w:t>17</w:t>
            </w:r>
            <w:r>
              <w:rPr>
                <w:webHidden/>
              </w:rPr>
              <w:fldChar w:fldCharType="end"/>
            </w:r>
          </w:hyperlink>
        </w:p>
        <w:p w14:paraId="02F87B01" w14:textId="0B695B66" w:rsidR="00471D99" w:rsidRDefault="00471D99">
          <w:pPr>
            <w:pStyle w:val="TOC3"/>
            <w:rPr>
              <w:rFonts w:asciiTheme="minorHAnsi" w:eastAsiaTheme="minorEastAsia" w:hAnsiTheme="minorHAnsi" w:cstheme="minorBidi"/>
              <w:kern w:val="2"/>
              <w:sz w:val="24"/>
              <w14:ligatures w14:val="standardContextual"/>
            </w:rPr>
          </w:pPr>
          <w:hyperlink w:anchor="_Toc238200647" w:history="1">
            <w:r w:rsidRPr="00B60BA6">
              <w:rPr>
                <w:rStyle w:val="Hyperlink"/>
                <w:i/>
                <w:iCs/>
              </w:rPr>
              <w:t>2.7.</w:t>
            </w:r>
            <w:r>
              <w:rPr>
                <w:rFonts w:asciiTheme="minorHAnsi" w:eastAsiaTheme="minorEastAsia" w:hAnsiTheme="minorHAnsi" w:cstheme="minorBidi"/>
                <w:kern w:val="2"/>
                <w:sz w:val="24"/>
                <w14:ligatures w14:val="standardContextual"/>
              </w:rPr>
              <w:tab/>
            </w:r>
            <w:r w:rsidRPr="00B60BA6">
              <w:rPr>
                <w:rStyle w:val="Hyperlink"/>
              </w:rPr>
              <w:t>Services Planned for Use</w:t>
            </w:r>
            <w:r>
              <w:rPr>
                <w:webHidden/>
              </w:rPr>
              <w:tab/>
            </w:r>
            <w:r>
              <w:rPr>
                <w:webHidden/>
              </w:rPr>
              <w:fldChar w:fldCharType="begin"/>
            </w:r>
            <w:r>
              <w:rPr>
                <w:webHidden/>
              </w:rPr>
              <w:instrText xml:space="preserve"> PAGEREF _Toc238200647 \h </w:instrText>
            </w:r>
            <w:r>
              <w:rPr>
                <w:webHidden/>
              </w:rPr>
            </w:r>
            <w:r>
              <w:rPr>
                <w:webHidden/>
              </w:rPr>
              <w:fldChar w:fldCharType="separate"/>
            </w:r>
            <w:r>
              <w:rPr>
                <w:webHidden/>
              </w:rPr>
              <w:t>18</w:t>
            </w:r>
            <w:r>
              <w:rPr>
                <w:webHidden/>
              </w:rPr>
              <w:fldChar w:fldCharType="end"/>
            </w:r>
          </w:hyperlink>
        </w:p>
        <w:p w14:paraId="119391D5" w14:textId="3F5609AC" w:rsidR="00471D99" w:rsidRDefault="00471D99">
          <w:pPr>
            <w:pStyle w:val="TOC3"/>
            <w:rPr>
              <w:rFonts w:asciiTheme="minorHAnsi" w:eastAsiaTheme="minorEastAsia" w:hAnsiTheme="minorHAnsi" w:cstheme="minorBidi"/>
              <w:kern w:val="2"/>
              <w:sz w:val="24"/>
              <w14:ligatures w14:val="standardContextual"/>
            </w:rPr>
          </w:pPr>
          <w:hyperlink w:anchor="_Toc238200648" w:history="1">
            <w:r w:rsidRPr="00B60BA6">
              <w:rPr>
                <w:rStyle w:val="Hyperlink"/>
              </w:rPr>
              <w:t>2.8.</w:t>
            </w:r>
            <w:r>
              <w:rPr>
                <w:rFonts w:asciiTheme="minorHAnsi" w:eastAsiaTheme="minorEastAsia" w:hAnsiTheme="minorHAnsi" w:cstheme="minorBidi"/>
                <w:kern w:val="2"/>
                <w:sz w:val="24"/>
                <w14:ligatures w14:val="standardContextual"/>
              </w:rPr>
              <w:tab/>
            </w:r>
            <w:r w:rsidRPr="00B60BA6">
              <w:rPr>
                <w:rStyle w:val="Hyperlink"/>
              </w:rPr>
              <w:t>Interoperability</w:t>
            </w:r>
            <w:r>
              <w:rPr>
                <w:webHidden/>
              </w:rPr>
              <w:tab/>
            </w:r>
            <w:r>
              <w:rPr>
                <w:webHidden/>
              </w:rPr>
              <w:fldChar w:fldCharType="begin"/>
            </w:r>
            <w:r>
              <w:rPr>
                <w:webHidden/>
              </w:rPr>
              <w:instrText xml:space="preserve"> PAGEREF _Toc238200648 \h </w:instrText>
            </w:r>
            <w:r>
              <w:rPr>
                <w:webHidden/>
              </w:rPr>
            </w:r>
            <w:r>
              <w:rPr>
                <w:webHidden/>
              </w:rPr>
              <w:fldChar w:fldCharType="separate"/>
            </w:r>
            <w:r>
              <w:rPr>
                <w:webHidden/>
              </w:rPr>
              <w:t>18</w:t>
            </w:r>
            <w:r>
              <w:rPr>
                <w:webHidden/>
              </w:rPr>
              <w:fldChar w:fldCharType="end"/>
            </w:r>
          </w:hyperlink>
        </w:p>
        <w:p w14:paraId="654E6242" w14:textId="2A1C1270"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49" w:history="1">
            <w:r w:rsidRPr="00B60BA6">
              <w:rPr>
                <w:rStyle w:val="Hyperlink"/>
                <w:rFonts w:ascii="Arial Bold" w:hAnsi="Arial Bold"/>
              </w:rPr>
              <w:t>3.</w:t>
            </w:r>
            <w:r>
              <w:rPr>
                <w:rFonts w:asciiTheme="minorHAnsi" w:eastAsiaTheme="minorEastAsia" w:hAnsiTheme="minorHAnsi" w:cstheme="minorBidi"/>
                <w:kern w:val="2"/>
                <w:sz w:val="24"/>
                <w14:ligatures w14:val="standardContextual"/>
              </w:rPr>
              <w:tab/>
            </w:r>
            <w:r w:rsidRPr="00B60BA6">
              <w:rPr>
                <w:rStyle w:val="Hyperlink"/>
              </w:rPr>
              <w:t>Secure Development Process</w:t>
            </w:r>
            <w:r>
              <w:rPr>
                <w:webHidden/>
              </w:rPr>
              <w:tab/>
            </w:r>
            <w:r>
              <w:rPr>
                <w:webHidden/>
              </w:rPr>
              <w:fldChar w:fldCharType="begin"/>
            </w:r>
            <w:r>
              <w:rPr>
                <w:webHidden/>
              </w:rPr>
              <w:instrText xml:space="preserve"> PAGEREF _Toc238200649 \h </w:instrText>
            </w:r>
            <w:r>
              <w:rPr>
                <w:webHidden/>
              </w:rPr>
            </w:r>
            <w:r>
              <w:rPr>
                <w:webHidden/>
              </w:rPr>
              <w:fldChar w:fldCharType="separate"/>
            </w:r>
            <w:r>
              <w:rPr>
                <w:webHidden/>
              </w:rPr>
              <w:t>18</w:t>
            </w:r>
            <w:r>
              <w:rPr>
                <w:webHidden/>
              </w:rPr>
              <w:fldChar w:fldCharType="end"/>
            </w:r>
          </w:hyperlink>
        </w:p>
        <w:p w14:paraId="0B1C7292" w14:textId="10597ED5" w:rsidR="00471D99" w:rsidRDefault="00471D99">
          <w:pPr>
            <w:pStyle w:val="TOC3"/>
            <w:rPr>
              <w:rFonts w:asciiTheme="minorHAnsi" w:eastAsiaTheme="minorEastAsia" w:hAnsiTheme="minorHAnsi" w:cstheme="minorBidi"/>
              <w:kern w:val="2"/>
              <w:sz w:val="24"/>
              <w14:ligatures w14:val="standardContextual"/>
            </w:rPr>
          </w:pPr>
          <w:hyperlink w:anchor="_Toc238200650" w:history="1">
            <w:r w:rsidRPr="00B60BA6">
              <w:rPr>
                <w:rStyle w:val="Hyperlink"/>
              </w:rPr>
              <w:t>3.1.</w:t>
            </w:r>
            <w:r>
              <w:rPr>
                <w:rFonts w:asciiTheme="minorHAnsi" w:eastAsiaTheme="minorEastAsia" w:hAnsiTheme="minorHAnsi" w:cstheme="minorBidi"/>
                <w:kern w:val="2"/>
                <w:sz w:val="24"/>
                <w14:ligatures w14:val="standardContextual"/>
              </w:rPr>
              <w:tab/>
            </w:r>
            <w:r w:rsidRPr="00B60BA6">
              <w:rPr>
                <w:rStyle w:val="Hyperlink"/>
              </w:rPr>
              <w:t>Detailed Designs of Security aspects</w:t>
            </w:r>
            <w:r>
              <w:rPr>
                <w:webHidden/>
              </w:rPr>
              <w:tab/>
            </w:r>
            <w:r>
              <w:rPr>
                <w:webHidden/>
              </w:rPr>
              <w:fldChar w:fldCharType="begin"/>
            </w:r>
            <w:r>
              <w:rPr>
                <w:webHidden/>
              </w:rPr>
              <w:instrText xml:space="preserve"> PAGEREF _Toc238200650 \h </w:instrText>
            </w:r>
            <w:r>
              <w:rPr>
                <w:webHidden/>
              </w:rPr>
            </w:r>
            <w:r>
              <w:rPr>
                <w:webHidden/>
              </w:rPr>
              <w:fldChar w:fldCharType="separate"/>
            </w:r>
            <w:r>
              <w:rPr>
                <w:webHidden/>
              </w:rPr>
              <w:t>18</w:t>
            </w:r>
            <w:r>
              <w:rPr>
                <w:webHidden/>
              </w:rPr>
              <w:fldChar w:fldCharType="end"/>
            </w:r>
          </w:hyperlink>
        </w:p>
        <w:p w14:paraId="5D63F06D" w14:textId="062EFF91" w:rsidR="00471D99" w:rsidRDefault="00471D99">
          <w:pPr>
            <w:pStyle w:val="TOC3"/>
            <w:rPr>
              <w:rFonts w:asciiTheme="minorHAnsi" w:eastAsiaTheme="minorEastAsia" w:hAnsiTheme="minorHAnsi" w:cstheme="minorBidi"/>
              <w:kern w:val="2"/>
              <w:sz w:val="24"/>
              <w14:ligatures w14:val="standardContextual"/>
            </w:rPr>
          </w:pPr>
          <w:hyperlink w:anchor="_Toc238200651" w:history="1">
            <w:r w:rsidRPr="00B60BA6">
              <w:rPr>
                <w:rStyle w:val="Hyperlink"/>
              </w:rPr>
              <w:t>3.2.</w:t>
            </w:r>
            <w:r>
              <w:rPr>
                <w:rFonts w:asciiTheme="minorHAnsi" w:eastAsiaTheme="minorEastAsia" w:hAnsiTheme="minorHAnsi" w:cstheme="minorBidi"/>
                <w:kern w:val="2"/>
                <w:sz w:val="24"/>
                <w14:ligatures w14:val="standardContextual"/>
              </w:rPr>
              <w:tab/>
            </w:r>
            <w:r w:rsidRPr="00B60BA6">
              <w:rPr>
                <w:rStyle w:val="Hyperlink"/>
              </w:rPr>
              <w:t>Secure Source Code</w:t>
            </w:r>
            <w:r>
              <w:rPr>
                <w:webHidden/>
              </w:rPr>
              <w:tab/>
            </w:r>
            <w:r>
              <w:rPr>
                <w:webHidden/>
              </w:rPr>
              <w:fldChar w:fldCharType="begin"/>
            </w:r>
            <w:r>
              <w:rPr>
                <w:webHidden/>
              </w:rPr>
              <w:instrText xml:space="preserve"> PAGEREF _Toc238200651 \h </w:instrText>
            </w:r>
            <w:r>
              <w:rPr>
                <w:webHidden/>
              </w:rPr>
            </w:r>
            <w:r>
              <w:rPr>
                <w:webHidden/>
              </w:rPr>
              <w:fldChar w:fldCharType="separate"/>
            </w:r>
            <w:r>
              <w:rPr>
                <w:webHidden/>
              </w:rPr>
              <w:t>18</w:t>
            </w:r>
            <w:r>
              <w:rPr>
                <w:webHidden/>
              </w:rPr>
              <w:fldChar w:fldCharType="end"/>
            </w:r>
          </w:hyperlink>
        </w:p>
        <w:p w14:paraId="5E0B77F0" w14:textId="62F7A0FB"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52" w:history="1">
            <w:r w:rsidRPr="00B60BA6">
              <w:rPr>
                <w:rStyle w:val="Hyperlink"/>
                <w:rFonts w:ascii="Arial Bold" w:hAnsi="Arial Bold"/>
              </w:rPr>
              <w:t>4.</w:t>
            </w:r>
            <w:r>
              <w:rPr>
                <w:rFonts w:asciiTheme="minorHAnsi" w:eastAsiaTheme="minorEastAsia" w:hAnsiTheme="minorHAnsi" w:cstheme="minorBidi"/>
                <w:kern w:val="2"/>
                <w:sz w:val="24"/>
                <w14:ligatures w14:val="standardContextual"/>
              </w:rPr>
              <w:tab/>
            </w:r>
            <w:r w:rsidRPr="00B60BA6">
              <w:rPr>
                <w:rStyle w:val="Hyperlink"/>
              </w:rPr>
              <w:t>Cybersecurity Risk Management Plan</w:t>
            </w:r>
            <w:r>
              <w:rPr>
                <w:webHidden/>
              </w:rPr>
              <w:tab/>
            </w:r>
            <w:r>
              <w:rPr>
                <w:webHidden/>
              </w:rPr>
              <w:fldChar w:fldCharType="begin"/>
            </w:r>
            <w:r>
              <w:rPr>
                <w:webHidden/>
              </w:rPr>
              <w:instrText xml:space="preserve"> PAGEREF _Toc238200652 \h </w:instrText>
            </w:r>
            <w:r>
              <w:rPr>
                <w:webHidden/>
              </w:rPr>
            </w:r>
            <w:r>
              <w:rPr>
                <w:webHidden/>
              </w:rPr>
              <w:fldChar w:fldCharType="separate"/>
            </w:r>
            <w:r>
              <w:rPr>
                <w:webHidden/>
              </w:rPr>
              <w:t>19</w:t>
            </w:r>
            <w:r>
              <w:rPr>
                <w:webHidden/>
              </w:rPr>
              <w:fldChar w:fldCharType="end"/>
            </w:r>
          </w:hyperlink>
        </w:p>
        <w:p w14:paraId="79051311" w14:textId="6464FBA1" w:rsidR="00471D99" w:rsidRDefault="00471D99">
          <w:pPr>
            <w:pStyle w:val="TOC3"/>
            <w:rPr>
              <w:rFonts w:asciiTheme="minorHAnsi" w:eastAsiaTheme="minorEastAsia" w:hAnsiTheme="minorHAnsi" w:cstheme="minorBidi"/>
              <w:kern w:val="2"/>
              <w:sz w:val="24"/>
              <w14:ligatures w14:val="standardContextual"/>
            </w:rPr>
          </w:pPr>
          <w:hyperlink w:anchor="_Toc238200653" w:history="1">
            <w:r w:rsidRPr="00B60BA6">
              <w:rPr>
                <w:rStyle w:val="Hyperlink"/>
              </w:rPr>
              <w:t>4.1.</w:t>
            </w:r>
            <w:r>
              <w:rPr>
                <w:rFonts w:asciiTheme="minorHAnsi" w:eastAsiaTheme="minorEastAsia" w:hAnsiTheme="minorHAnsi" w:cstheme="minorBidi"/>
                <w:kern w:val="2"/>
                <w:sz w:val="24"/>
                <w14:ligatures w14:val="standardContextual"/>
              </w:rPr>
              <w:tab/>
            </w:r>
            <w:r w:rsidRPr="00B60BA6">
              <w:rPr>
                <w:rStyle w:val="Hyperlink"/>
              </w:rPr>
              <w:t>Cybersecurity Risk Analysis and Evaluation Method</w:t>
            </w:r>
            <w:r>
              <w:rPr>
                <w:webHidden/>
              </w:rPr>
              <w:tab/>
            </w:r>
            <w:r>
              <w:rPr>
                <w:webHidden/>
              </w:rPr>
              <w:fldChar w:fldCharType="begin"/>
            </w:r>
            <w:r>
              <w:rPr>
                <w:webHidden/>
              </w:rPr>
              <w:instrText xml:space="preserve"> PAGEREF _Toc238200653 \h </w:instrText>
            </w:r>
            <w:r>
              <w:rPr>
                <w:webHidden/>
              </w:rPr>
            </w:r>
            <w:r>
              <w:rPr>
                <w:webHidden/>
              </w:rPr>
              <w:fldChar w:fldCharType="separate"/>
            </w:r>
            <w:r>
              <w:rPr>
                <w:webHidden/>
              </w:rPr>
              <w:t>19</w:t>
            </w:r>
            <w:r>
              <w:rPr>
                <w:webHidden/>
              </w:rPr>
              <w:fldChar w:fldCharType="end"/>
            </w:r>
          </w:hyperlink>
        </w:p>
        <w:p w14:paraId="52B96E0F" w14:textId="1AEBA54D" w:rsidR="00471D99" w:rsidRDefault="00471D99">
          <w:pPr>
            <w:pStyle w:val="TOC3"/>
            <w:rPr>
              <w:rFonts w:asciiTheme="minorHAnsi" w:eastAsiaTheme="minorEastAsia" w:hAnsiTheme="minorHAnsi" w:cstheme="minorBidi"/>
              <w:kern w:val="2"/>
              <w:sz w:val="24"/>
              <w14:ligatures w14:val="standardContextual"/>
            </w:rPr>
          </w:pPr>
          <w:hyperlink w:anchor="_Toc238200654" w:history="1">
            <w:r w:rsidRPr="00B60BA6">
              <w:rPr>
                <w:rStyle w:val="Hyperlink"/>
              </w:rPr>
              <w:t>4.2.</w:t>
            </w:r>
            <w:r>
              <w:rPr>
                <w:rFonts w:asciiTheme="minorHAnsi" w:eastAsiaTheme="minorEastAsia" w:hAnsiTheme="minorHAnsi" w:cstheme="minorBidi"/>
                <w:kern w:val="2"/>
                <w:sz w:val="24"/>
                <w14:ligatures w14:val="standardContextual"/>
              </w:rPr>
              <w:tab/>
            </w:r>
            <w:r w:rsidRPr="00B60BA6">
              <w:rPr>
                <w:rStyle w:val="Hyperlink"/>
              </w:rPr>
              <w:t>Risk Control, Verification, and Residual Risk</w:t>
            </w:r>
            <w:r>
              <w:rPr>
                <w:webHidden/>
              </w:rPr>
              <w:tab/>
            </w:r>
            <w:r>
              <w:rPr>
                <w:webHidden/>
              </w:rPr>
              <w:fldChar w:fldCharType="begin"/>
            </w:r>
            <w:r>
              <w:rPr>
                <w:webHidden/>
              </w:rPr>
              <w:instrText xml:space="preserve"> PAGEREF _Toc238200654 \h </w:instrText>
            </w:r>
            <w:r>
              <w:rPr>
                <w:webHidden/>
              </w:rPr>
            </w:r>
            <w:r>
              <w:rPr>
                <w:webHidden/>
              </w:rPr>
              <w:fldChar w:fldCharType="separate"/>
            </w:r>
            <w:r>
              <w:rPr>
                <w:webHidden/>
              </w:rPr>
              <w:t>20</w:t>
            </w:r>
            <w:r>
              <w:rPr>
                <w:webHidden/>
              </w:rPr>
              <w:fldChar w:fldCharType="end"/>
            </w:r>
          </w:hyperlink>
        </w:p>
        <w:p w14:paraId="2EC00B18" w14:textId="4550C69C" w:rsidR="00471D99" w:rsidRDefault="00471D99">
          <w:pPr>
            <w:pStyle w:val="TOC3"/>
            <w:rPr>
              <w:rFonts w:asciiTheme="minorHAnsi" w:eastAsiaTheme="minorEastAsia" w:hAnsiTheme="minorHAnsi" w:cstheme="minorBidi"/>
              <w:kern w:val="2"/>
              <w:sz w:val="24"/>
              <w14:ligatures w14:val="standardContextual"/>
            </w:rPr>
          </w:pPr>
          <w:hyperlink w:anchor="_Toc238200655" w:history="1">
            <w:r w:rsidRPr="00B60BA6">
              <w:rPr>
                <w:rStyle w:val="Hyperlink"/>
              </w:rPr>
              <w:t>4.3.</w:t>
            </w:r>
            <w:r>
              <w:rPr>
                <w:rFonts w:asciiTheme="minorHAnsi" w:eastAsiaTheme="minorEastAsia" w:hAnsiTheme="minorHAnsi" w:cstheme="minorBidi"/>
                <w:kern w:val="2"/>
                <w:sz w:val="24"/>
                <w14:ligatures w14:val="standardContextual"/>
              </w:rPr>
              <w:tab/>
            </w:r>
            <w:r w:rsidRPr="00B60BA6">
              <w:rPr>
                <w:rStyle w:val="Hyperlink"/>
              </w:rPr>
              <w:t>Linkage to Product Safety Risk Management</w:t>
            </w:r>
            <w:r>
              <w:rPr>
                <w:webHidden/>
              </w:rPr>
              <w:tab/>
            </w:r>
            <w:r>
              <w:rPr>
                <w:webHidden/>
              </w:rPr>
              <w:fldChar w:fldCharType="begin"/>
            </w:r>
            <w:r>
              <w:rPr>
                <w:webHidden/>
              </w:rPr>
              <w:instrText xml:space="preserve"> PAGEREF _Toc238200655 \h </w:instrText>
            </w:r>
            <w:r>
              <w:rPr>
                <w:webHidden/>
              </w:rPr>
            </w:r>
            <w:r>
              <w:rPr>
                <w:webHidden/>
              </w:rPr>
              <w:fldChar w:fldCharType="separate"/>
            </w:r>
            <w:r>
              <w:rPr>
                <w:webHidden/>
              </w:rPr>
              <w:t>20</w:t>
            </w:r>
            <w:r>
              <w:rPr>
                <w:webHidden/>
              </w:rPr>
              <w:fldChar w:fldCharType="end"/>
            </w:r>
          </w:hyperlink>
        </w:p>
        <w:p w14:paraId="187662CD" w14:textId="20AFD911" w:rsidR="00471D99" w:rsidRDefault="00471D99">
          <w:pPr>
            <w:pStyle w:val="TOC3"/>
            <w:rPr>
              <w:rFonts w:asciiTheme="minorHAnsi" w:eastAsiaTheme="minorEastAsia" w:hAnsiTheme="minorHAnsi" w:cstheme="minorBidi"/>
              <w:kern w:val="2"/>
              <w:sz w:val="24"/>
              <w14:ligatures w14:val="standardContextual"/>
            </w:rPr>
          </w:pPr>
          <w:hyperlink w:anchor="_Toc238200656" w:history="1">
            <w:r w:rsidRPr="00B60BA6">
              <w:rPr>
                <w:rStyle w:val="Hyperlink"/>
              </w:rPr>
              <w:t>4.4.</w:t>
            </w:r>
            <w:r>
              <w:rPr>
                <w:rFonts w:asciiTheme="minorHAnsi" w:eastAsiaTheme="minorEastAsia" w:hAnsiTheme="minorHAnsi" w:cstheme="minorBidi"/>
                <w:kern w:val="2"/>
                <w:sz w:val="24"/>
                <w14:ligatures w14:val="standardContextual"/>
              </w:rPr>
              <w:tab/>
            </w:r>
            <w:r w:rsidRPr="00B60BA6">
              <w:rPr>
                <w:rStyle w:val="Hyperlink"/>
              </w:rPr>
              <w:t>Criteria for Cybersecurity Risk Acceptability (Software Release)</w:t>
            </w:r>
            <w:r>
              <w:rPr>
                <w:webHidden/>
              </w:rPr>
              <w:tab/>
            </w:r>
            <w:r>
              <w:rPr>
                <w:webHidden/>
              </w:rPr>
              <w:fldChar w:fldCharType="begin"/>
            </w:r>
            <w:r>
              <w:rPr>
                <w:webHidden/>
              </w:rPr>
              <w:instrText xml:space="preserve"> PAGEREF _Toc238200656 \h </w:instrText>
            </w:r>
            <w:r>
              <w:rPr>
                <w:webHidden/>
              </w:rPr>
            </w:r>
            <w:r>
              <w:rPr>
                <w:webHidden/>
              </w:rPr>
              <w:fldChar w:fldCharType="separate"/>
            </w:r>
            <w:r>
              <w:rPr>
                <w:webHidden/>
              </w:rPr>
              <w:t>20</w:t>
            </w:r>
            <w:r>
              <w:rPr>
                <w:webHidden/>
              </w:rPr>
              <w:fldChar w:fldCharType="end"/>
            </w:r>
          </w:hyperlink>
        </w:p>
        <w:p w14:paraId="10B9061A" w14:textId="183EB19C"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57" w:history="1">
            <w:r w:rsidRPr="00B60BA6">
              <w:rPr>
                <w:rStyle w:val="Hyperlink"/>
                <w:rFonts w:ascii="Arial Bold" w:hAnsi="Arial Bold"/>
              </w:rPr>
              <w:t>5.</w:t>
            </w:r>
            <w:r>
              <w:rPr>
                <w:rFonts w:asciiTheme="minorHAnsi" w:eastAsiaTheme="minorEastAsia" w:hAnsiTheme="minorHAnsi" w:cstheme="minorBidi"/>
                <w:kern w:val="2"/>
                <w:sz w:val="24"/>
                <w14:ligatures w14:val="standardContextual"/>
              </w:rPr>
              <w:tab/>
            </w:r>
            <w:r w:rsidRPr="00B60BA6">
              <w:rPr>
                <w:rStyle w:val="Hyperlink"/>
              </w:rPr>
              <w:t>Product Security Testing</w:t>
            </w:r>
            <w:r>
              <w:rPr>
                <w:webHidden/>
              </w:rPr>
              <w:tab/>
            </w:r>
            <w:r>
              <w:rPr>
                <w:webHidden/>
              </w:rPr>
              <w:fldChar w:fldCharType="begin"/>
            </w:r>
            <w:r>
              <w:rPr>
                <w:webHidden/>
              </w:rPr>
              <w:instrText xml:space="preserve"> PAGEREF _Toc238200657 \h </w:instrText>
            </w:r>
            <w:r>
              <w:rPr>
                <w:webHidden/>
              </w:rPr>
            </w:r>
            <w:r>
              <w:rPr>
                <w:webHidden/>
              </w:rPr>
              <w:fldChar w:fldCharType="separate"/>
            </w:r>
            <w:r>
              <w:rPr>
                <w:webHidden/>
              </w:rPr>
              <w:t>21</w:t>
            </w:r>
            <w:r>
              <w:rPr>
                <w:webHidden/>
              </w:rPr>
              <w:fldChar w:fldCharType="end"/>
            </w:r>
          </w:hyperlink>
        </w:p>
        <w:p w14:paraId="252BCCB1" w14:textId="33761BB1" w:rsidR="00471D99" w:rsidRDefault="00471D99">
          <w:pPr>
            <w:pStyle w:val="TOC3"/>
            <w:rPr>
              <w:rFonts w:asciiTheme="minorHAnsi" w:eastAsiaTheme="minorEastAsia" w:hAnsiTheme="minorHAnsi" w:cstheme="minorBidi"/>
              <w:kern w:val="2"/>
              <w:sz w:val="24"/>
              <w14:ligatures w14:val="standardContextual"/>
            </w:rPr>
          </w:pPr>
          <w:hyperlink w:anchor="_Toc238200658" w:history="1">
            <w:r w:rsidRPr="00B60BA6">
              <w:rPr>
                <w:rStyle w:val="Hyperlink"/>
              </w:rPr>
              <w:t>5.1.</w:t>
            </w:r>
            <w:r>
              <w:rPr>
                <w:rFonts w:asciiTheme="minorHAnsi" w:eastAsiaTheme="minorEastAsia" w:hAnsiTheme="minorHAnsi" w:cstheme="minorBidi"/>
                <w:kern w:val="2"/>
                <w:sz w:val="24"/>
                <w14:ligatures w14:val="standardContextual"/>
              </w:rPr>
              <w:tab/>
            </w:r>
            <w:r w:rsidRPr="00B60BA6">
              <w:rPr>
                <w:rStyle w:val="Hyperlink"/>
              </w:rPr>
              <w:t>Testing During Development or Design Changes</w:t>
            </w:r>
            <w:r>
              <w:rPr>
                <w:webHidden/>
              </w:rPr>
              <w:tab/>
            </w:r>
            <w:r>
              <w:rPr>
                <w:webHidden/>
              </w:rPr>
              <w:fldChar w:fldCharType="begin"/>
            </w:r>
            <w:r>
              <w:rPr>
                <w:webHidden/>
              </w:rPr>
              <w:instrText xml:space="preserve"> PAGEREF _Toc238200658 \h </w:instrText>
            </w:r>
            <w:r>
              <w:rPr>
                <w:webHidden/>
              </w:rPr>
            </w:r>
            <w:r>
              <w:rPr>
                <w:webHidden/>
              </w:rPr>
              <w:fldChar w:fldCharType="separate"/>
            </w:r>
            <w:r>
              <w:rPr>
                <w:webHidden/>
              </w:rPr>
              <w:t>21</w:t>
            </w:r>
            <w:r>
              <w:rPr>
                <w:webHidden/>
              </w:rPr>
              <w:fldChar w:fldCharType="end"/>
            </w:r>
          </w:hyperlink>
        </w:p>
        <w:p w14:paraId="1C587373" w14:textId="0F5E68D9" w:rsidR="00471D99" w:rsidRDefault="00471D99">
          <w:pPr>
            <w:pStyle w:val="TOC3"/>
            <w:rPr>
              <w:rFonts w:asciiTheme="minorHAnsi" w:eastAsiaTheme="minorEastAsia" w:hAnsiTheme="minorHAnsi" w:cstheme="minorBidi"/>
              <w:kern w:val="2"/>
              <w:sz w:val="24"/>
              <w14:ligatures w14:val="standardContextual"/>
            </w:rPr>
          </w:pPr>
          <w:hyperlink w:anchor="_Toc238200659" w:history="1">
            <w:r w:rsidRPr="00B60BA6">
              <w:rPr>
                <w:rStyle w:val="Hyperlink"/>
              </w:rPr>
              <w:t>5.2.</w:t>
            </w:r>
            <w:r>
              <w:rPr>
                <w:rFonts w:asciiTheme="minorHAnsi" w:eastAsiaTheme="minorEastAsia" w:hAnsiTheme="minorHAnsi" w:cstheme="minorBidi"/>
                <w:kern w:val="2"/>
                <w:sz w:val="24"/>
                <w14:ligatures w14:val="standardContextual"/>
              </w:rPr>
              <w:tab/>
            </w:r>
            <w:r w:rsidRPr="00B60BA6">
              <w:rPr>
                <w:rStyle w:val="Hyperlink"/>
              </w:rPr>
              <w:t>Annual Security Testing</w:t>
            </w:r>
            <w:r>
              <w:rPr>
                <w:webHidden/>
              </w:rPr>
              <w:tab/>
            </w:r>
            <w:r>
              <w:rPr>
                <w:webHidden/>
              </w:rPr>
              <w:fldChar w:fldCharType="begin"/>
            </w:r>
            <w:r>
              <w:rPr>
                <w:webHidden/>
              </w:rPr>
              <w:instrText xml:space="preserve"> PAGEREF _Toc238200659 \h </w:instrText>
            </w:r>
            <w:r>
              <w:rPr>
                <w:webHidden/>
              </w:rPr>
            </w:r>
            <w:r>
              <w:rPr>
                <w:webHidden/>
              </w:rPr>
              <w:fldChar w:fldCharType="separate"/>
            </w:r>
            <w:r>
              <w:rPr>
                <w:webHidden/>
              </w:rPr>
              <w:t>23</w:t>
            </w:r>
            <w:r>
              <w:rPr>
                <w:webHidden/>
              </w:rPr>
              <w:fldChar w:fldCharType="end"/>
            </w:r>
          </w:hyperlink>
        </w:p>
        <w:p w14:paraId="0851D1C1" w14:textId="0E1978BA"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60" w:history="1">
            <w:r w:rsidRPr="00B60BA6">
              <w:rPr>
                <w:rStyle w:val="Hyperlink"/>
                <w:rFonts w:ascii="Arial Bold" w:hAnsi="Arial Bold"/>
              </w:rPr>
              <w:t>6.</w:t>
            </w:r>
            <w:r>
              <w:rPr>
                <w:rFonts w:asciiTheme="minorHAnsi" w:eastAsiaTheme="minorEastAsia" w:hAnsiTheme="minorHAnsi" w:cstheme="minorBidi"/>
                <w:kern w:val="2"/>
                <w:sz w:val="24"/>
                <w14:ligatures w14:val="standardContextual"/>
              </w:rPr>
              <w:tab/>
            </w:r>
            <w:r w:rsidRPr="00B60BA6">
              <w:rPr>
                <w:rStyle w:val="Hyperlink"/>
              </w:rPr>
              <w:t>Maintenance Activities</w:t>
            </w:r>
            <w:r>
              <w:rPr>
                <w:webHidden/>
              </w:rPr>
              <w:tab/>
            </w:r>
            <w:r>
              <w:rPr>
                <w:webHidden/>
              </w:rPr>
              <w:fldChar w:fldCharType="begin"/>
            </w:r>
            <w:r>
              <w:rPr>
                <w:webHidden/>
              </w:rPr>
              <w:instrText xml:space="preserve"> PAGEREF _Toc238200660 \h </w:instrText>
            </w:r>
            <w:r>
              <w:rPr>
                <w:webHidden/>
              </w:rPr>
            </w:r>
            <w:r>
              <w:rPr>
                <w:webHidden/>
              </w:rPr>
              <w:fldChar w:fldCharType="separate"/>
            </w:r>
            <w:r>
              <w:rPr>
                <w:webHidden/>
              </w:rPr>
              <w:t>23</w:t>
            </w:r>
            <w:r>
              <w:rPr>
                <w:webHidden/>
              </w:rPr>
              <w:fldChar w:fldCharType="end"/>
            </w:r>
          </w:hyperlink>
        </w:p>
        <w:p w14:paraId="45E89DD3" w14:textId="6626DDAD" w:rsidR="00471D99" w:rsidRDefault="00471D99">
          <w:pPr>
            <w:pStyle w:val="TOC3"/>
            <w:rPr>
              <w:rFonts w:asciiTheme="minorHAnsi" w:eastAsiaTheme="minorEastAsia" w:hAnsiTheme="minorHAnsi" w:cstheme="minorBidi"/>
              <w:kern w:val="2"/>
              <w:sz w:val="24"/>
              <w14:ligatures w14:val="standardContextual"/>
            </w:rPr>
          </w:pPr>
          <w:hyperlink w:anchor="_Toc238200661" w:history="1">
            <w:r w:rsidRPr="00B60BA6">
              <w:rPr>
                <w:rStyle w:val="Hyperlink"/>
              </w:rPr>
              <w:t>6.1.</w:t>
            </w:r>
            <w:r>
              <w:rPr>
                <w:rFonts w:asciiTheme="minorHAnsi" w:eastAsiaTheme="minorEastAsia" w:hAnsiTheme="minorHAnsi" w:cstheme="minorBidi"/>
                <w:kern w:val="2"/>
                <w:sz w:val="24"/>
                <w14:ligatures w14:val="standardContextual"/>
              </w:rPr>
              <w:tab/>
            </w:r>
            <w:r w:rsidRPr="00B60BA6">
              <w:rPr>
                <w:rStyle w:val="Hyperlink"/>
              </w:rPr>
              <w:t>Vulnerability Monitoring</w:t>
            </w:r>
            <w:r>
              <w:rPr>
                <w:webHidden/>
              </w:rPr>
              <w:tab/>
            </w:r>
            <w:r>
              <w:rPr>
                <w:webHidden/>
              </w:rPr>
              <w:fldChar w:fldCharType="begin"/>
            </w:r>
            <w:r>
              <w:rPr>
                <w:webHidden/>
              </w:rPr>
              <w:instrText xml:space="preserve"> PAGEREF _Toc238200661 \h </w:instrText>
            </w:r>
            <w:r>
              <w:rPr>
                <w:webHidden/>
              </w:rPr>
            </w:r>
            <w:r>
              <w:rPr>
                <w:webHidden/>
              </w:rPr>
              <w:fldChar w:fldCharType="separate"/>
            </w:r>
            <w:r>
              <w:rPr>
                <w:webHidden/>
              </w:rPr>
              <w:t>23</w:t>
            </w:r>
            <w:r>
              <w:rPr>
                <w:webHidden/>
              </w:rPr>
              <w:fldChar w:fldCharType="end"/>
            </w:r>
          </w:hyperlink>
        </w:p>
        <w:p w14:paraId="07FB70C9" w14:textId="0552F8D4" w:rsidR="00471D99" w:rsidRDefault="00471D99">
          <w:pPr>
            <w:pStyle w:val="TOC3"/>
            <w:rPr>
              <w:rFonts w:asciiTheme="minorHAnsi" w:eastAsiaTheme="minorEastAsia" w:hAnsiTheme="minorHAnsi" w:cstheme="minorBidi"/>
              <w:kern w:val="2"/>
              <w:sz w:val="24"/>
              <w14:ligatures w14:val="standardContextual"/>
            </w:rPr>
          </w:pPr>
          <w:hyperlink w:anchor="_Toc238200662" w:history="1">
            <w:r w:rsidRPr="00B60BA6">
              <w:rPr>
                <w:rStyle w:val="Hyperlink"/>
              </w:rPr>
              <w:t>6.2.</w:t>
            </w:r>
            <w:r>
              <w:rPr>
                <w:rFonts w:asciiTheme="minorHAnsi" w:eastAsiaTheme="minorEastAsia" w:hAnsiTheme="minorHAnsi" w:cstheme="minorBidi"/>
                <w:kern w:val="2"/>
                <w:sz w:val="24"/>
                <w14:ligatures w14:val="standardContextual"/>
              </w:rPr>
              <w:tab/>
            </w:r>
            <w:r w:rsidRPr="00B60BA6">
              <w:rPr>
                <w:rStyle w:val="Hyperlink"/>
              </w:rPr>
              <w:t>Vulnerability Assessment</w:t>
            </w:r>
            <w:r>
              <w:rPr>
                <w:webHidden/>
              </w:rPr>
              <w:tab/>
            </w:r>
            <w:r>
              <w:rPr>
                <w:webHidden/>
              </w:rPr>
              <w:fldChar w:fldCharType="begin"/>
            </w:r>
            <w:r>
              <w:rPr>
                <w:webHidden/>
              </w:rPr>
              <w:instrText xml:space="preserve"> PAGEREF _Toc238200662 \h </w:instrText>
            </w:r>
            <w:r>
              <w:rPr>
                <w:webHidden/>
              </w:rPr>
            </w:r>
            <w:r>
              <w:rPr>
                <w:webHidden/>
              </w:rPr>
              <w:fldChar w:fldCharType="separate"/>
            </w:r>
            <w:r>
              <w:rPr>
                <w:webHidden/>
              </w:rPr>
              <w:t>24</w:t>
            </w:r>
            <w:r>
              <w:rPr>
                <w:webHidden/>
              </w:rPr>
              <w:fldChar w:fldCharType="end"/>
            </w:r>
          </w:hyperlink>
        </w:p>
        <w:p w14:paraId="54228D49" w14:textId="0A850CC3" w:rsidR="00471D99" w:rsidRDefault="00471D99">
          <w:pPr>
            <w:pStyle w:val="TOC3"/>
            <w:rPr>
              <w:rFonts w:asciiTheme="minorHAnsi" w:eastAsiaTheme="minorEastAsia" w:hAnsiTheme="minorHAnsi" w:cstheme="minorBidi"/>
              <w:kern w:val="2"/>
              <w:sz w:val="24"/>
              <w14:ligatures w14:val="standardContextual"/>
            </w:rPr>
          </w:pPr>
          <w:hyperlink w:anchor="_Toc238200663" w:history="1">
            <w:r w:rsidRPr="00B60BA6">
              <w:rPr>
                <w:rStyle w:val="Hyperlink"/>
              </w:rPr>
              <w:t>6.3.</w:t>
            </w:r>
            <w:r>
              <w:rPr>
                <w:rFonts w:asciiTheme="minorHAnsi" w:eastAsiaTheme="minorEastAsia" w:hAnsiTheme="minorHAnsi" w:cstheme="minorBidi"/>
                <w:kern w:val="2"/>
                <w:sz w:val="24"/>
                <w14:ligatures w14:val="standardContextual"/>
              </w:rPr>
              <w:tab/>
            </w:r>
            <w:r w:rsidRPr="00B60BA6">
              <w:rPr>
                <w:rStyle w:val="Hyperlink"/>
              </w:rPr>
              <w:t>Incident response and Coordinated Vulnerability Disclosure</w:t>
            </w:r>
            <w:r>
              <w:rPr>
                <w:webHidden/>
              </w:rPr>
              <w:tab/>
            </w:r>
            <w:r>
              <w:rPr>
                <w:webHidden/>
              </w:rPr>
              <w:fldChar w:fldCharType="begin"/>
            </w:r>
            <w:r>
              <w:rPr>
                <w:webHidden/>
              </w:rPr>
              <w:instrText xml:space="preserve"> PAGEREF _Toc238200663 \h </w:instrText>
            </w:r>
            <w:r>
              <w:rPr>
                <w:webHidden/>
              </w:rPr>
            </w:r>
            <w:r>
              <w:rPr>
                <w:webHidden/>
              </w:rPr>
              <w:fldChar w:fldCharType="separate"/>
            </w:r>
            <w:r>
              <w:rPr>
                <w:webHidden/>
              </w:rPr>
              <w:t>24</w:t>
            </w:r>
            <w:r>
              <w:rPr>
                <w:webHidden/>
              </w:rPr>
              <w:fldChar w:fldCharType="end"/>
            </w:r>
          </w:hyperlink>
        </w:p>
        <w:p w14:paraId="4C93012F" w14:textId="2115EF77" w:rsidR="00471D99" w:rsidRDefault="00471D99">
          <w:pPr>
            <w:pStyle w:val="TOC3"/>
            <w:rPr>
              <w:rFonts w:asciiTheme="minorHAnsi" w:eastAsiaTheme="minorEastAsia" w:hAnsiTheme="minorHAnsi" w:cstheme="minorBidi"/>
              <w:kern w:val="2"/>
              <w:sz w:val="24"/>
              <w14:ligatures w14:val="standardContextual"/>
            </w:rPr>
          </w:pPr>
          <w:hyperlink w:anchor="_Toc238200664" w:history="1">
            <w:r w:rsidRPr="00B60BA6">
              <w:rPr>
                <w:rStyle w:val="Hyperlink"/>
              </w:rPr>
              <w:t>6.4.</w:t>
            </w:r>
            <w:r>
              <w:rPr>
                <w:rFonts w:asciiTheme="minorHAnsi" w:eastAsiaTheme="minorEastAsia" w:hAnsiTheme="minorHAnsi" w:cstheme="minorBidi"/>
                <w:kern w:val="2"/>
                <w:sz w:val="24"/>
                <w14:ligatures w14:val="standardContextual"/>
              </w:rPr>
              <w:tab/>
            </w:r>
            <w:r w:rsidRPr="00B60BA6">
              <w:rPr>
                <w:rStyle w:val="Hyperlink"/>
              </w:rPr>
              <w:t>Security Patch Management Strategy</w:t>
            </w:r>
            <w:r>
              <w:rPr>
                <w:webHidden/>
              </w:rPr>
              <w:tab/>
            </w:r>
            <w:r>
              <w:rPr>
                <w:webHidden/>
              </w:rPr>
              <w:fldChar w:fldCharType="begin"/>
            </w:r>
            <w:r>
              <w:rPr>
                <w:webHidden/>
              </w:rPr>
              <w:instrText xml:space="preserve"> PAGEREF _Toc238200664 \h </w:instrText>
            </w:r>
            <w:r>
              <w:rPr>
                <w:webHidden/>
              </w:rPr>
            </w:r>
            <w:r>
              <w:rPr>
                <w:webHidden/>
              </w:rPr>
              <w:fldChar w:fldCharType="separate"/>
            </w:r>
            <w:r>
              <w:rPr>
                <w:webHidden/>
              </w:rPr>
              <w:t>24</w:t>
            </w:r>
            <w:r>
              <w:rPr>
                <w:webHidden/>
              </w:rPr>
              <w:fldChar w:fldCharType="end"/>
            </w:r>
          </w:hyperlink>
        </w:p>
        <w:p w14:paraId="3EA155D8" w14:textId="7B7F7063" w:rsidR="00471D99" w:rsidRDefault="00471D99">
          <w:pPr>
            <w:pStyle w:val="TOC3"/>
            <w:rPr>
              <w:rFonts w:asciiTheme="minorHAnsi" w:eastAsiaTheme="minorEastAsia" w:hAnsiTheme="minorHAnsi" w:cstheme="minorBidi"/>
              <w:kern w:val="2"/>
              <w:sz w:val="24"/>
              <w14:ligatures w14:val="standardContextual"/>
            </w:rPr>
          </w:pPr>
          <w:hyperlink w:anchor="_Toc238200665" w:history="1">
            <w:r w:rsidRPr="00B60BA6">
              <w:rPr>
                <w:rStyle w:val="Hyperlink"/>
              </w:rPr>
              <w:t>6.5.</w:t>
            </w:r>
            <w:r>
              <w:rPr>
                <w:rFonts w:asciiTheme="minorHAnsi" w:eastAsiaTheme="minorEastAsia" w:hAnsiTheme="minorHAnsi" w:cstheme="minorBidi"/>
                <w:kern w:val="2"/>
                <w:sz w:val="24"/>
                <w14:ligatures w14:val="standardContextual"/>
              </w:rPr>
              <w:tab/>
            </w:r>
            <w:r w:rsidRPr="00B60BA6">
              <w:rPr>
                <w:rStyle w:val="Hyperlink"/>
              </w:rPr>
              <w:t>End</w:t>
            </w:r>
            <w:r w:rsidRPr="00B60BA6">
              <w:rPr>
                <w:rStyle w:val="Hyperlink"/>
              </w:rPr>
              <w:noBreakHyphen/>
              <w:t>of</w:t>
            </w:r>
            <w:r w:rsidRPr="00B60BA6">
              <w:rPr>
                <w:rStyle w:val="Hyperlink"/>
              </w:rPr>
              <w:noBreakHyphen/>
              <w:t>Support Planning of Software Components</w:t>
            </w:r>
            <w:r>
              <w:rPr>
                <w:webHidden/>
              </w:rPr>
              <w:tab/>
            </w:r>
            <w:r>
              <w:rPr>
                <w:webHidden/>
              </w:rPr>
              <w:fldChar w:fldCharType="begin"/>
            </w:r>
            <w:r>
              <w:rPr>
                <w:webHidden/>
              </w:rPr>
              <w:instrText xml:space="preserve"> PAGEREF _Toc238200665 \h </w:instrText>
            </w:r>
            <w:r>
              <w:rPr>
                <w:webHidden/>
              </w:rPr>
            </w:r>
            <w:r>
              <w:rPr>
                <w:webHidden/>
              </w:rPr>
              <w:fldChar w:fldCharType="separate"/>
            </w:r>
            <w:r>
              <w:rPr>
                <w:webHidden/>
              </w:rPr>
              <w:t>24</w:t>
            </w:r>
            <w:r>
              <w:rPr>
                <w:webHidden/>
              </w:rPr>
              <w:fldChar w:fldCharType="end"/>
            </w:r>
          </w:hyperlink>
        </w:p>
        <w:p w14:paraId="4E671D47" w14:textId="30CA475B"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66" w:history="1">
            <w:r w:rsidRPr="00B60BA6">
              <w:rPr>
                <w:rStyle w:val="Hyperlink"/>
                <w:rFonts w:ascii="Arial Bold" w:hAnsi="Arial Bold"/>
              </w:rPr>
              <w:t>7.</w:t>
            </w:r>
            <w:r>
              <w:rPr>
                <w:rFonts w:asciiTheme="minorHAnsi" w:eastAsiaTheme="minorEastAsia" w:hAnsiTheme="minorHAnsi" w:cstheme="minorBidi"/>
                <w:kern w:val="2"/>
                <w:sz w:val="24"/>
                <w14:ligatures w14:val="standardContextual"/>
              </w:rPr>
              <w:tab/>
            </w:r>
            <w:r w:rsidRPr="00B60BA6">
              <w:rPr>
                <w:rStyle w:val="Hyperlink"/>
              </w:rPr>
              <w:t>Product Cybersecurity Action Plan</w:t>
            </w:r>
            <w:r>
              <w:rPr>
                <w:webHidden/>
              </w:rPr>
              <w:tab/>
            </w:r>
            <w:r>
              <w:rPr>
                <w:webHidden/>
              </w:rPr>
              <w:fldChar w:fldCharType="begin"/>
            </w:r>
            <w:r>
              <w:rPr>
                <w:webHidden/>
              </w:rPr>
              <w:instrText xml:space="preserve"> PAGEREF _Toc238200666 \h </w:instrText>
            </w:r>
            <w:r>
              <w:rPr>
                <w:webHidden/>
              </w:rPr>
            </w:r>
            <w:r>
              <w:rPr>
                <w:webHidden/>
              </w:rPr>
              <w:fldChar w:fldCharType="separate"/>
            </w:r>
            <w:r>
              <w:rPr>
                <w:webHidden/>
              </w:rPr>
              <w:t>25</w:t>
            </w:r>
            <w:r>
              <w:rPr>
                <w:webHidden/>
              </w:rPr>
              <w:fldChar w:fldCharType="end"/>
            </w:r>
          </w:hyperlink>
        </w:p>
        <w:p w14:paraId="64DB1684" w14:textId="7D2E99DB"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67" w:history="1">
            <w:r w:rsidRPr="00B60BA6">
              <w:rPr>
                <w:rStyle w:val="Hyperlink"/>
                <w:rFonts w:ascii="Arial Bold" w:hAnsi="Arial Bold" w:cs="Arial"/>
                <w:b/>
                <w:bCs/>
              </w:rPr>
              <w:t>8.</w:t>
            </w:r>
            <w:r>
              <w:rPr>
                <w:rFonts w:asciiTheme="minorHAnsi" w:eastAsiaTheme="minorEastAsia" w:hAnsiTheme="minorHAnsi" w:cstheme="minorBidi"/>
                <w:kern w:val="2"/>
                <w:sz w:val="24"/>
                <w14:ligatures w14:val="standardContextual"/>
              </w:rPr>
              <w:tab/>
            </w:r>
            <w:r w:rsidRPr="00B60BA6">
              <w:rPr>
                <w:rStyle w:val="Hyperlink"/>
                <w:rFonts w:cs="Arial"/>
                <w:b/>
                <w:bCs/>
              </w:rPr>
              <w:t>Appendix</w:t>
            </w:r>
            <w:r>
              <w:rPr>
                <w:webHidden/>
              </w:rPr>
              <w:tab/>
            </w:r>
            <w:r>
              <w:rPr>
                <w:webHidden/>
              </w:rPr>
              <w:fldChar w:fldCharType="begin"/>
            </w:r>
            <w:r>
              <w:rPr>
                <w:webHidden/>
              </w:rPr>
              <w:instrText xml:space="preserve"> PAGEREF _Toc238200667 \h </w:instrText>
            </w:r>
            <w:r>
              <w:rPr>
                <w:webHidden/>
              </w:rPr>
            </w:r>
            <w:r>
              <w:rPr>
                <w:webHidden/>
              </w:rPr>
              <w:fldChar w:fldCharType="separate"/>
            </w:r>
            <w:r>
              <w:rPr>
                <w:webHidden/>
              </w:rPr>
              <w:t>25</w:t>
            </w:r>
            <w:r>
              <w:rPr>
                <w:webHidden/>
              </w:rPr>
              <w:fldChar w:fldCharType="end"/>
            </w:r>
          </w:hyperlink>
        </w:p>
        <w:p w14:paraId="43FBAB1B" w14:textId="20CD283D" w:rsidR="00471D99" w:rsidRDefault="00471D99">
          <w:pPr>
            <w:pStyle w:val="TOC2"/>
            <w:tabs>
              <w:tab w:val="left" w:pos="720"/>
            </w:tabs>
            <w:rPr>
              <w:rFonts w:asciiTheme="minorHAnsi" w:eastAsiaTheme="minorEastAsia" w:hAnsiTheme="minorHAnsi" w:cstheme="minorBidi"/>
              <w:kern w:val="2"/>
              <w:sz w:val="24"/>
              <w14:ligatures w14:val="standardContextual"/>
            </w:rPr>
          </w:pPr>
          <w:hyperlink w:anchor="_Toc238200668" w:history="1">
            <w:r w:rsidRPr="00B60BA6">
              <w:rPr>
                <w:rStyle w:val="Hyperlink"/>
                <w:rFonts w:ascii="Arial Bold" w:hAnsi="Arial Bold" w:cs="Arial"/>
                <w:b/>
                <w:bCs/>
              </w:rPr>
              <w:t>9.</w:t>
            </w:r>
            <w:r>
              <w:rPr>
                <w:rFonts w:asciiTheme="minorHAnsi" w:eastAsiaTheme="minorEastAsia" w:hAnsiTheme="minorHAnsi" w:cstheme="minorBidi"/>
                <w:kern w:val="2"/>
                <w:sz w:val="24"/>
                <w14:ligatures w14:val="standardContextual"/>
              </w:rPr>
              <w:tab/>
            </w:r>
            <w:r w:rsidRPr="00B60BA6">
              <w:rPr>
                <w:rStyle w:val="Hyperlink"/>
                <w:rFonts w:cs="Arial"/>
                <w:b/>
                <w:bCs/>
              </w:rPr>
              <w:t>Change Control</w:t>
            </w:r>
            <w:r>
              <w:rPr>
                <w:webHidden/>
              </w:rPr>
              <w:tab/>
            </w:r>
            <w:r>
              <w:rPr>
                <w:webHidden/>
              </w:rPr>
              <w:fldChar w:fldCharType="begin"/>
            </w:r>
            <w:r>
              <w:rPr>
                <w:webHidden/>
              </w:rPr>
              <w:instrText xml:space="preserve"> PAGEREF _Toc238200668 \h </w:instrText>
            </w:r>
            <w:r>
              <w:rPr>
                <w:webHidden/>
              </w:rPr>
            </w:r>
            <w:r>
              <w:rPr>
                <w:webHidden/>
              </w:rPr>
              <w:fldChar w:fldCharType="separate"/>
            </w:r>
            <w:r>
              <w:rPr>
                <w:webHidden/>
              </w:rPr>
              <w:t>25</w:t>
            </w:r>
            <w:r>
              <w:rPr>
                <w:webHidden/>
              </w:rPr>
              <w:fldChar w:fldCharType="end"/>
            </w:r>
          </w:hyperlink>
        </w:p>
        <w:p w14:paraId="28E00CE4" w14:textId="43B112D0" w:rsidR="00471D99" w:rsidRDefault="00471D99">
          <w:pPr>
            <w:pStyle w:val="TOC2"/>
            <w:tabs>
              <w:tab w:val="left" w:pos="1152"/>
            </w:tabs>
            <w:rPr>
              <w:rFonts w:asciiTheme="minorHAnsi" w:eastAsiaTheme="minorEastAsia" w:hAnsiTheme="minorHAnsi" w:cstheme="minorBidi"/>
              <w:kern w:val="2"/>
              <w:sz w:val="24"/>
              <w14:ligatures w14:val="standardContextual"/>
            </w:rPr>
          </w:pPr>
          <w:hyperlink w:anchor="_Toc238200669" w:history="1">
            <w:r w:rsidRPr="00B60BA6">
              <w:rPr>
                <w:rStyle w:val="Hyperlink"/>
                <w:rFonts w:ascii="Arial Bold" w:hAnsi="Arial Bold" w:cs="Arial"/>
                <w:b/>
                <w:bCs/>
              </w:rPr>
              <w:t>10.</w:t>
            </w:r>
            <w:r>
              <w:rPr>
                <w:rFonts w:asciiTheme="minorHAnsi" w:eastAsiaTheme="minorEastAsia" w:hAnsiTheme="minorHAnsi" w:cstheme="minorBidi"/>
                <w:kern w:val="2"/>
                <w:sz w:val="24"/>
                <w14:ligatures w14:val="standardContextual"/>
              </w:rPr>
              <w:tab/>
            </w:r>
            <w:r w:rsidRPr="00B60BA6">
              <w:rPr>
                <w:rStyle w:val="Hyperlink"/>
                <w:rFonts w:cs="Arial"/>
                <w:b/>
                <w:bCs/>
              </w:rPr>
              <w:t>Content Approvals</w:t>
            </w:r>
            <w:r>
              <w:rPr>
                <w:webHidden/>
              </w:rPr>
              <w:tab/>
            </w:r>
            <w:r>
              <w:rPr>
                <w:webHidden/>
              </w:rPr>
              <w:fldChar w:fldCharType="begin"/>
            </w:r>
            <w:r>
              <w:rPr>
                <w:webHidden/>
              </w:rPr>
              <w:instrText xml:space="preserve"> PAGEREF _Toc238200669 \h </w:instrText>
            </w:r>
            <w:r>
              <w:rPr>
                <w:webHidden/>
              </w:rPr>
            </w:r>
            <w:r>
              <w:rPr>
                <w:webHidden/>
              </w:rPr>
              <w:fldChar w:fldCharType="separate"/>
            </w:r>
            <w:r>
              <w:rPr>
                <w:webHidden/>
              </w:rPr>
              <w:t>25</w:t>
            </w:r>
            <w:r>
              <w:rPr>
                <w:webHidden/>
              </w:rPr>
              <w:fldChar w:fldCharType="end"/>
            </w:r>
          </w:hyperlink>
        </w:p>
        <w:p w14:paraId="341331C7" w14:textId="365B57C0" w:rsidR="00FD5B2A" w:rsidRDefault="00FD5B2A" w:rsidP="00FD5B2A">
          <w:pPr>
            <w:tabs>
              <w:tab w:val="right" w:leader="dot" w:pos="13770"/>
            </w:tabs>
            <w:rPr>
              <w:noProof/>
              <w:shd w:val="clear" w:color="auto" w:fill="E6E6E6"/>
            </w:rPr>
          </w:pPr>
          <w:r>
            <w:rPr>
              <w:b/>
              <w:bCs/>
              <w:noProof/>
              <w:color w:val="2B579A"/>
              <w:shd w:val="clear" w:color="auto" w:fill="E6E6E6"/>
            </w:rPr>
            <w:fldChar w:fldCharType="end"/>
          </w:r>
        </w:p>
      </w:sdtContent>
    </w:sdt>
    <w:bookmarkEnd w:id="1"/>
    <w:p w14:paraId="05C9BC1D" w14:textId="77777777" w:rsidR="000A00B4" w:rsidRDefault="000A00B4">
      <w:pPr>
        <w:spacing w:line="259" w:lineRule="auto"/>
        <w:rPr>
          <w:rFonts w:cs="Arial"/>
          <w:b/>
          <w:sz w:val="24"/>
          <w:szCs w:val="22"/>
        </w:rPr>
      </w:pPr>
      <w:r>
        <w:br w:type="page"/>
      </w:r>
    </w:p>
    <w:p w14:paraId="577A8EED" w14:textId="2A6F2ACD" w:rsidR="00C20655" w:rsidRDefault="00C20655" w:rsidP="79939D89">
      <w:pPr>
        <w:pStyle w:val="Heading2"/>
      </w:pPr>
      <w:bookmarkStart w:id="3" w:name="_Toc238200633"/>
      <w:r>
        <w:lastRenderedPageBreak/>
        <w:t>Introduction</w:t>
      </w:r>
      <w:bookmarkEnd w:id="3"/>
    </w:p>
    <w:p w14:paraId="13C9EE18" w14:textId="77777777" w:rsidR="00C20655" w:rsidRPr="000400E0" w:rsidRDefault="00C20655" w:rsidP="79939D89">
      <w:pPr>
        <w:pStyle w:val="Heading3"/>
      </w:pPr>
      <w:bookmarkStart w:id="4" w:name="_Toc219901977"/>
      <w:bookmarkStart w:id="5" w:name="_Toc220575333"/>
      <w:bookmarkStart w:id="6" w:name="_Toc221800097"/>
      <w:bookmarkStart w:id="7" w:name="_Toc221800171"/>
      <w:bookmarkStart w:id="8" w:name="_Toc288637724"/>
      <w:bookmarkStart w:id="9" w:name="_Ref6983645"/>
      <w:bookmarkStart w:id="10" w:name="_Ref6983715"/>
      <w:bookmarkStart w:id="11" w:name="_Ref10871649"/>
      <w:bookmarkStart w:id="12" w:name="_Toc53978216"/>
      <w:bookmarkStart w:id="13" w:name="_Ref135556703"/>
      <w:bookmarkStart w:id="14" w:name="_Toc140479772"/>
      <w:bookmarkStart w:id="15" w:name="_Toc238200634"/>
      <w:bookmarkEnd w:id="4"/>
      <w:bookmarkEnd w:id="5"/>
      <w:bookmarkEnd w:id="6"/>
      <w:bookmarkEnd w:id="7"/>
      <w:r>
        <w:t>Purpose</w:t>
      </w:r>
      <w:bookmarkEnd w:id="15"/>
    </w:p>
    <w:p w14:paraId="7C06CC54" w14:textId="38FF335E" w:rsidR="4A77E808" w:rsidRPr="00087473" w:rsidRDefault="00BF52B3" w:rsidP="003C481F">
      <w:pPr>
        <w:pStyle w:val="BodyText"/>
        <w:ind w:left="360"/>
      </w:pPr>
      <w:r w:rsidRPr="00087473">
        <w:t xml:space="preserve">Cybersecurity risk management is implemented across the total product life cycle (TPLC) and is integrated with the product’s quality and safety risk management processes. Cybersecurity risk management begins in early design with secure design principles and a structured threat model assessment. The process is iterative and is updated as the design evolves and as new threats, vulnerabilities, or environmental assumptions emerge. </w:t>
      </w:r>
      <w:r w:rsidR="41EDCF92" w:rsidRPr="00087473">
        <w:t>The plan also documents timelines for resolving open security issues.</w:t>
      </w:r>
    </w:p>
    <w:p w14:paraId="05F99352" w14:textId="427A8B5D" w:rsidR="001C42C5" w:rsidRPr="001C42C5" w:rsidRDefault="35D6DC38" w:rsidP="003C481F">
      <w:pPr>
        <w:pStyle w:val="BodyText"/>
        <w:ind w:left="360"/>
      </w:pPr>
      <w:r>
        <w:t xml:space="preserve">A Secure Product Development Framework is applied to ensure cybersecurity is addressed throughout design, development, verification, release, and post-release maintenance. This includes proactive identification of assets, threats, vulnerabilities, cybersecurity risks; selection and verification of security controls; and continuous monitoring and response planning for </w:t>
      </w:r>
      <w:r w:rsidR="7E97DACD">
        <w:t xml:space="preserve">identified </w:t>
      </w:r>
      <w:r>
        <w:t>post-market vulnerabilities.</w:t>
      </w:r>
    </w:p>
    <w:p w14:paraId="0F1900D8" w14:textId="178A329D" w:rsidR="00C20655" w:rsidRPr="000400E0" w:rsidRDefault="00C20655" w:rsidP="79939D89">
      <w:pPr>
        <w:pStyle w:val="Heading3"/>
      </w:pPr>
      <w:bookmarkStart w:id="16" w:name="_Toc238200635"/>
      <w:r>
        <w:t>Scope</w:t>
      </w:r>
      <w:bookmarkEnd w:id="16"/>
    </w:p>
    <w:p w14:paraId="7A5866DA" w14:textId="75A969F9" w:rsidR="00C20655" w:rsidRDefault="005E3922" w:rsidP="003C481F">
      <w:pPr>
        <w:pStyle w:val="BodyText2"/>
      </w:pPr>
      <w:r w:rsidRPr="005E3922">
        <w:t xml:space="preserve">This document provides the plan for cybersecurity risk management activities for </w:t>
      </w:r>
      <w:r w:rsidR="00045E98" w:rsidRPr="00045E98">
        <w:t>Tempo</w:t>
      </w:r>
      <w:r w:rsidRPr="00045E98">
        <w:t xml:space="preserve"> </w:t>
      </w:r>
      <w:r w:rsidRPr="005E3922">
        <w:t xml:space="preserve">product, </w:t>
      </w:r>
      <w:r w:rsidRPr="005C32FF">
        <w:t>software version</w:t>
      </w:r>
      <w:r w:rsidR="00595BD6">
        <w:t>s</w:t>
      </w:r>
      <w:r w:rsidRPr="005C32FF">
        <w:t xml:space="preserve"> </w:t>
      </w:r>
      <w:r w:rsidR="00595BD6">
        <w:t>v</w:t>
      </w:r>
      <w:r w:rsidR="005C32FF" w:rsidRPr="005C32FF">
        <w:t>3.</w:t>
      </w:r>
      <w:r w:rsidR="00BF07CD">
        <w:t>2</w:t>
      </w:r>
      <w:r w:rsidR="00595BD6">
        <w:t xml:space="preserve"> </w:t>
      </w:r>
      <w:r w:rsidR="00296E11">
        <w:t>and later</w:t>
      </w:r>
      <w:r w:rsidRPr="005E3922">
        <w:t>.</w:t>
      </w:r>
    </w:p>
    <w:p w14:paraId="7F2673BB" w14:textId="0761133E" w:rsidR="00D14F98" w:rsidRDefault="005C32FF" w:rsidP="003C481F">
      <w:pPr>
        <w:pStyle w:val="BodyText2"/>
      </w:pPr>
      <w:r w:rsidRPr="005C32FF">
        <w:t>Tempo</w:t>
      </w:r>
      <w:r w:rsidR="00D14F98" w:rsidRPr="005C32FF">
        <w:t xml:space="preserve"> </w:t>
      </w:r>
      <w:r w:rsidR="00D14F98">
        <w:t xml:space="preserve">is a </w:t>
      </w:r>
      <w:r w:rsidR="00D14F98" w:rsidRPr="005C32FF">
        <w:t>non-</w:t>
      </w:r>
      <w:r w:rsidR="00D14F98">
        <w:t>cyber device.</w:t>
      </w:r>
    </w:p>
    <w:p w14:paraId="01DC35ED" w14:textId="2F7E7B80" w:rsidR="00F43C1F" w:rsidRDefault="00746CAD" w:rsidP="79939D89">
      <w:pPr>
        <w:pStyle w:val="Heading3"/>
      </w:pPr>
      <w:bookmarkStart w:id="17" w:name="_Toc505248284"/>
      <w:bookmarkStart w:id="18" w:name="_Toc506207225"/>
      <w:bookmarkStart w:id="19" w:name="_Toc506283125"/>
      <w:bookmarkStart w:id="20" w:name="_Toc288637727"/>
      <w:bookmarkStart w:id="21" w:name="_Toc288637729"/>
      <w:bookmarkStart w:id="22" w:name="_Toc505248281"/>
      <w:bookmarkStart w:id="23" w:name="_Toc506207222"/>
      <w:bookmarkStart w:id="24" w:name="_Toc506283122"/>
      <w:bookmarkStart w:id="25" w:name="_Toc238200636"/>
      <w:r>
        <w:t>Responsibilities</w:t>
      </w:r>
      <w:bookmarkEnd w:id="25"/>
    </w:p>
    <w:tbl>
      <w:tblPr>
        <w:tblW w:w="9450"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520"/>
        <w:gridCol w:w="4500"/>
        <w:gridCol w:w="2430"/>
      </w:tblGrid>
      <w:tr w:rsidR="00AC09E8" w:rsidRPr="00A00367" w14:paraId="34546E05" w14:textId="77777777">
        <w:trPr>
          <w:tblHeader/>
          <w:jc w:val="right"/>
        </w:trPr>
        <w:tc>
          <w:tcPr>
            <w:tcW w:w="2520" w:type="dxa"/>
            <w:shd w:val="clear" w:color="auto" w:fill="BFBFBF"/>
            <w:vAlign w:val="center"/>
          </w:tcPr>
          <w:p w14:paraId="05A4718D" w14:textId="77777777" w:rsidR="00AC09E8" w:rsidRPr="00A00367" w:rsidRDefault="00AC09E8">
            <w:pPr>
              <w:spacing w:before="120" w:after="120"/>
              <w:jc w:val="center"/>
              <w:rPr>
                <w:rFonts w:cs="Arial"/>
                <w:b/>
              </w:rPr>
            </w:pPr>
            <w:r>
              <w:rPr>
                <w:rFonts w:cs="Arial"/>
                <w:b/>
              </w:rPr>
              <w:t>Deliverable/Activities</w:t>
            </w:r>
          </w:p>
        </w:tc>
        <w:tc>
          <w:tcPr>
            <w:tcW w:w="4500" w:type="dxa"/>
            <w:shd w:val="clear" w:color="auto" w:fill="BFBFBF"/>
            <w:vAlign w:val="center"/>
          </w:tcPr>
          <w:p w14:paraId="10A4F1BC" w14:textId="77777777" w:rsidR="00AC09E8" w:rsidRPr="00A00367" w:rsidRDefault="00AC09E8">
            <w:pPr>
              <w:spacing w:before="120" w:after="120"/>
              <w:jc w:val="center"/>
              <w:rPr>
                <w:rFonts w:cs="Arial"/>
                <w:b/>
              </w:rPr>
            </w:pPr>
            <w:r w:rsidRPr="00A00367">
              <w:rPr>
                <w:rFonts w:cs="Arial"/>
                <w:b/>
              </w:rPr>
              <w:t>Activity Required</w:t>
            </w:r>
          </w:p>
        </w:tc>
        <w:tc>
          <w:tcPr>
            <w:tcW w:w="2430" w:type="dxa"/>
            <w:shd w:val="clear" w:color="auto" w:fill="BFBFBF"/>
            <w:vAlign w:val="center"/>
          </w:tcPr>
          <w:p w14:paraId="22DA8607" w14:textId="77777777" w:rsidR="00AC09E8" w:rsidRPr="00A00367" w:rsidRDefault="00AC09E8">
            <w:pPr>
              <w:spacing w:before="120" w:after="120"/>
              <w:jc w:val="center"/>
              <w:rPr>
                <w:rFonts w:cs="Arial"/>
                <w:b/>
              </w:rPr>
            </w:pPr>
            <w:r w:rsidRPr="00A00367">
              <w:rPr>
                <w:rFonts w:cs="Arial"/>
                <w:b/>
              </w:rPr>
              <w:t>Person Responsible</w:t>
            </w:r>
          </w:p>
        </w:tc>
      </w:tr>
      <w:tr w:rsidR="00AC09E8" w:rsidRPr="00A00367" w14:paraId="0CA623C9" w14:textId="77777777">
        <w:trPr>
          <w:cantSplit/>
          <w:jc w:val="right"/>
        </w:trPr>
        <w:tc>
          <w:tcPr>
            <w:tcW w:w="2520" w:type="dxa"/>
          </w:tcPr>
          <w:p w14:paraId="260D877D" w14:textId="77777777" w:rsidR="00AC09E8" w:rsidRPr="00043F71" w:rsidRDefault="00AC09E8">
            <w:pPr>
              <w:spacing w:before="40" w:after="40"/>
              <w:rPr>
                <w:rFonts w:cs="Arial"/>
                <w:szCs w:val="20"/>
              </w:rPr>
            </w:pPr>
            <w:r w:rsidRPr="00043F71">
              <w:rPr>
                <w:rFonts w:cs="Arial"/>
                <w:szCs w:val="20"/>
              </w:rPr>
              <w:t xml:space="preserve">Maintenance Activities </w:t>
            </w:r>
          </w:p>
        </w:tc>
        <w:tc>
          <w:tcPr>
            <w:tcW w:w="4500" w:type="dxa"/>
          </w:tcPr>
          <w:p w14:paraId="70139FCC" w14:textId="77777777" w:rsidR="00AC09E8" w:rsidRPr="00043F71" w:rsidRDefault="00AC09E8">
            <w:pPr>
              <w:autoSpaceDE w:val="0"/>
              <w:autoSpaceDN w:val="0"/>
              <w:adjustRightInd w:val="0"/>
              <w:spacing w:before="40" w:after="40"/>
              <w:rPr>
                <w:rFonts w:cs="Arial"/>
                <w:szCs w:val="20"/>
              </w:rPr>
            </w:pPr>
            <w:r w:rsidRPr="00043F71">
              <w:rPr>
                <w:rFonts w:cs="Arial"/>
                <w:szCs w:val="20"/>
              </w:rPr>
              <w:t xml:space="preserve">Defines and describes monitoring and patching activities, and an End of Support plan. </w:t>
            </w:r>
          </w:p>
        </w:tc>
        <w:tc>
          <w:tcPr>
            <w:tcW w:w="2430" w:type="dxa"/>
          </w:tcPr>
          <w:p w14:paraId="3BE649B3" w14:textId="77777777" w:rsidR="00AC09E8" w:rsidRPr="00043F71" w:rsidRDefault="00AC09E8">
            <w:pPr>
              <w:spacing w:before="40" w:after="40"/>
              <w:ind w:left="49"/>
              <w:rPr>
                <w:rFonts w:cs="Arial"/>
                <w:szCs w:val="20"/>
              </w:rPr>
            </w:pPr>
            <w:r w:rsidRPr="00043F71">
              <w:rPr>
                <w:rFonts w:cs="Arial"/>
                <w:szCs w:val="20"/>
              </w:rPr>
              <w:t>Thichava, Jeffrey</w:t>
            </w:r>
          </w:p>
        </w:tc>
      </w:tr>
      <w:tr w:rsidR="00AC09E8" w:rsidRPr="00A00367" w14:paraId="6EB52D91" w14:textId="77777777">
        <w:trPr>
          <w:cantSplit/>
          <w:jc w:val="right"/>
        </w:trPr>
        <w:tc>
          <w:tcPr>
            <w:tcW w:w="2520" w:type="dxa"/>
          </w:tcPr>
          <w:p w14:paraId="5CB77BA2" w14:textId="77777777" w:rsidR="00AC09E8" w:rsidRPr="00043F71" w:rsidRDefault="00AC09E8">
            <w:pPr>
              <w:spacing w:before="40" w:after="40"/>
              <w:rPr>
                <w:rFonts w:cs="Arial"/>
                <w:szCs w:val="20"/>
              </w:rPr>
            </w:pPr>
            <w:r w:rsidRPr="00043F71">
              <w:rPr>
                <w:rFonts w:cs="Arial"/>
                <w:szCs w:val="20"/>
              </w:rPr>
              <w:t xml:space="preserve">Product Security Plan  </w:t>
            </w:r>
          </w:p>
        </w:tc>
        <w:tc>
          <w:tcPr>
            <w:tcW w:w="4500" w:type="dxa"/>
          </w:tcPr>
          <w:p w14:paraId="060ED6BD" w14:textId="77777777" w:rsidR="00AC09E8" w:rsidRPr="00043F71" w:rsidRDefault="00AC09E8">
            <w:pPr>
              <w:autoSpaceDE w:val="0"/>
              <w:autoSpaceDN w:val="0"/>
              <w:adjustRightInd w:val="0"/>
              <w:spacing w:before="40" w:after="40"/>
              <w:rPr>
                <w:rFonts w:cs="Arial"/>
                <w:szCs w:val="20"/>
              </w:rPr>
            </w:pPr>
            <w:r w:rsidRPr="00043F71">
              <w:rPr>
                <w:rFonts w:cs="Arial"/>
                <w:szCs w:val="20"/>
              </w:rPr>
              <w:t>Defines and describes the allocation of risk management responsibilities, scope of plan, cybersecurity risk management activities, verification / validation of security controls, requirements for review of risk management activities, a post-launch risk monitoring plan, and any planned future risk mitigations.</w:t>
            </w:r>
          </w:p>
        </w:tc>
        <w:tc>
          <w:tcPr>
            <w:tcW w:w="2430" w:type="dxa"/>
          </w:tcPr>
          <w:p w14:paraId="0250BED2" w14:textId="77777777" w:rsidR="00AC09E8" w:rsidRPr="00317B56" w:rsidRDefault="00AC09E8" w:rsidP="00317B56">
            <w:pPr>
              <w:autoSpaceDE w:val="0"/>
              <w:autoSpaceDN w:val="0"/>
              <w:adjustRightInd w:val="0"/>
              <w:spacing w:before="40" w:after="40"/>
              <w:rPr>
                <w:rFonts w:cs="Arial"/>
                <w:iCs/>
                <w:szCs w:val="20"/>
              </w:rPr>
            </w:pPr>
            <w:r w:rsidRPr="00317B56">
              <w:rPr>
                <w:iCs/>
              </w:rPr>
              <w:t>Kunnel Vijayan,Thushara</w:t>
            </w:r>
          </w:p>
        </w:tc>
      </w:tr>
      <w:tr w:rsidR="00AC09E8" w:rsidRPr="00A00367" w14:paraId="1D501560" w14:textId="77777777">
        <w:trPr>
          <w:cantSplit/>
          <w:jc w:val="right"/>
        </w:trPr>
        <w:tc>
          <w:tcPr>
            <w:tcW w:w="2520" w:type="dxa"/>
          </w:tcPr>
          <w:p w14:paraId="37A2051F" w14:textId="77777777" w:rsidR="00AC09E8" w:rsidRPr="00043F71" w:rsidRDefault="00AC09E8">
            <w:pPr>
              <w:spacing w:before="40" w:after="40"/>
              <w:rPr>
                <w:rFonts w:cs="Arial"/>
                <w:szCs w:val="20"/>
              </w:rPr>
            </w:pPr>
            <w:r w:rsidRPr="00043F71">
              <w:rPr>
                <w:rFonts w:cs="Arial"/>
                <w:szCs w:val="20"/>
              </w:rPr>
              <w:t>Product Security Requirements</w:t>
            </w:r>
          </w:p>
        </w:tc>
        <w:tc>
          <w:tcPr>
            <w:tcW w:w="4500" w:type="dxa"/>
          </w:tcPr>
          <w:p w14:paraId="5DAB40F7" w14:textId="77777777" w:rsidR="00AC09E8" w:rsidRPr="00043F71" w:rsidRDefault="00AC09E8">
            <w:pPr>
              <w:autoSpaceDE w:val="0"/>
              <w:autoSpaceDN w:val="0"/>
              <w:adjustRightInd w:val="0"/>
              <w:spacing w:before="40" w:after="40"/>
              <w:rPr>
                <w:rFonts w:cs="Arial"/>
                <w:szCs w:val="20"/>
              </w:rPr>
            </w:pPr>
            <w:r w:rsidRPr="00043F71">
              <w:rPr>
                <w:rFonts w:cs="Arial"/>
                <w:szCs w:val="20"/>
              </w:rPr>
              <w:t>Enumerates and describes all cybersecurity controls in the product</w:t>
            </w:r>
          </w:p>
        </w:tc>
        <w:tc>
          <w:tcPr>
            <w:tcW w:w="2430" w:type="dxa"/>
          </w:tcPr>
          <w:p w14:paraId="0DE8213F" w14:textId="77777777" w:rsidR="00AC09E8" w:rsidRPr="00043F71" w:rsidRDefault="00AC09E8">
            <w:pPr>
              <w:spacing w:before="40" w:after="40"/>
              <w:ind w:left="49"/>
              <w:rPr>
                <w:rFonts w:cs="Arial"/>
                <w:szCs w:val="20"/>
              </w:rPr>
            </w:pPr>
            <w:r w:rsidRPr="00317B56">
              <w:rPr>
                <w:iCs/>
              </w:rPr>
              <w:t>Kunnel Vijayan,Thushara</w:t>
            </w:r>
          </w:p>
        </w:tc>
      </w:tr>
      <w:tr w:rsidR="00AC09E8" w:rsidRPr="00A00367" w14:paraId="39C55B96" w14:textId="77777777">
        <w:trPr>
          <w:cantSplit/>
          <w:jc w:val="right"/>
        </w:trPr>
        <w:tc>
          <w:tcPr>
            <w:tcW w:w="2520" w:type="dxa"/>
          </w:tcPr>
          <w:p w14:paraId="2450D327" w14:textId="77777777" w:rsidR="00AC09E8" w:rsidRPr="00043F71" w:rsidRDefault="00AC09E8">
            <w:pPr>
              <w:spacing w:before="40" w:after="40"/>
              <w:rPr>
                <w:rFonts w:cs="Arial"/>
                <w:szCs w:val="20"/>
              </w:rPr>
            </w:pPr>
            <w:r w:rsidRPr="00043F71">
              <w:rPr>
                <w:rFonts w:cs="Arial"/>
                <w:szCs w:val="20"/>
              </w:rPr>
              <w:t>Product Security Risk Management Report</w:t>
            </w:r>
          </w:p>
        </w:tc>
        <w:tc>
          <w:tcPr>
            <w:tcW w:w="4500" w:type="dxa"/>
          </w:tcPr>
          <w:p w14:paraId="4BC13963" w14:textId="77777777" w:rsidR="00AC09E8" w:rsidRPr="00043F71" w:rsidRDefault="00AC09E8">
            <w:pPr>
              <w:autoSpaceDE w:val="0"/>
              <w:autoSpaceDN w:val="0"/>
              <w:adjustRightInd w:val="0"/>
              <w:spacing w:before="40" w:after="40"/>
              <w:rPr>
                <w:rFonts w:cs="Arial"/>
                <w:szCs w:val="20"/>
              </w:rPr>
            </w:pPr>
            <w:r w:rsidRPr="00043F71">
              <w:rPr>
                <w:rFonts w:cs="Arial"/>
                <w:szCs w:val="20"/>
              </w:rPr>
              <w:t>Summarizes the risk management activities that took place and the overall residual risk level.</w:t>
            </w:r>
          </w:p>
        </w:tc>
        <w:tc>
          <w:tcPr>
            <w:tcW w:w="2430" w:type="dxa"/>
          </w:tcPr>
          <w:p w14:paraId="4EC369F9" w14:textId="77777777" w:rsidR="00AC09E8" w:rsidRPr="00043F71" w:rsidRDefault="00AC09E8">
            <w:pPr>
              <w:spacing w:before="40" w:after="40"/>
              <w:ind w:left="49"/>
              <w:rPr>
                <w:rFonts w:cs="Arial"/>
                <w:szCs w:val="20"/>
              </w:rPr>
            </w:pPr>
            <w:r w:rsidRPr="00317B56">
              <w:rPr>
                <w:iCs/>
              </w:rPr>
              <w:t>Kunnel Vijayan,Thushara</w:t>
            </w:r>
          </w:p>
        </w:tc>
      </w:tr>
      <w:tr w:rsidR="00AC09E8" w:rsidRPr="00A00367" w14:paraId="526D0B05" w14:textId="77777777">
        <w:trPr>
          <w:cantSplit/>
          <w:jc w:val="right"/>
        </w:trPr>
        <w:tc>
          <w:tcPr>
            <w:tcW w:w="2520" w:type="dxa"/>
          </w:tcPr>
          <w:p w14:paraId="63575312" w14:textId="77777777" w:rsidR="00AC09E8" w:rsidRPr="00043F71" w:rsidRDefault="00AC09E8">
            <w:pPr>
              <w:spacing w:before="40" w:after="40"/>
              <w:rPr>
                <w:rFonts w:cs="Arial"/>
                <w:szCs w:val="20"/>
              </w:rPr>
            </w:pPr>
            <w:r w:rsidRPr="00043F71">
              <w:rPr>
                <w:rFonts w:cs="Arial"/>
                <w:szCs w:val="20"/>
              </w:rPr>
              <w:t>SBOM</w:t>
            </w:r>
          </w:p>
        </w:tc>
        <w:tc>
          <w:tcPr>
            <w:tcW w:w="4500" w:type="dxa"/>
          </w:tcPr>
          <w:p w14:paraId="281AC19E" w14:textId="77777777" w:rsidR="00AC09E8" w:rsidRPr="00043F71" w:rsidRDefault="00AC09E8">
            <w:pPr>
              <w:autoSpaceDE w:val="0"/>
              <w:autoSpaceDN w:val="0"/>
              <w:adjustRightInd w:val="0"/>
              <w:spacing w:before="40" w:after="40"/>
              <w:rPr>
                <w:rFonts w:cs="Arial"/>
                <w:szCs w:val="20"/>
              </w:rPr>
            </w:pPr>
            <w:r w:rsidRPr="00043F71">
              <w:rPr>
                <w:rFonts w:cs="Arial"/>
                <w:szCs w:val="20"/>
              </w:rPr>
              <w:t>Contains the list of 3</w:t>
            </w:r>
            <w:r w:rsidRPr="00043F71">
              <w:rPr>
                <w:rFonts w:cs="Arial"/>
                <w:szCs w:val="20"/>
                <w:vertAlign w:val="superscript"/>
              </w:rPr>
              <w:t>rd</w:t>
            </w:r>
            <w:r w:rsidRPr="00043F71">
              <w:rPr>
                <w:rFonts w:cs="Arial"/>
                <w:szCs w:val="20"/>
              </w:rPr>
              <w:t xml:space="preserve"> party software components.</w:t>
            </w:r>
          </w:p>
        </w:tc>
        <w:tc>
          <w:tcPr>
            <w:tcW w:w="2430" w:type="dxa"/>
          </w:tcPr>
          <w:p w14:paraId="25828957" w14:textId="77777777" w:rsidR="00AC09E8" w:rsidRPr="00043F71" w:rsidRDefault="00AC09E8" w:rsidP="00043F71">
            <w:pPr>
              <w:autoSpaceDE w:val="0"/>
              <w:autoSpaceDN w:val="0"/>
              <w:adjustRightInd w:val="0"/>
              <w:spacing w:before="40" w:after="40"/>
              <w:rPr>
                <w:rFonts w:cs="Arial"/>
                <w:szCs w:val="20"/>
              </w:rPr>
            </w:pPr>
            <w:r w:rsidRPr="00043F71">
              <w:rPr>
                <w:rFonts w:cs="Arial"/>
                <w:szCs w:val="20"/>
              </w:rPr>
              <w:t>Thichava, Jeffrey</w:t>
            </w:r>
          </w:p>
          <w:p w14:paraId="1BDB9843" w14:textId="77777777" w:rsidR="00AC09E8" w:rsidRPr="00043F71" w:rsidRDefault="00AC09E8">
            <w:pPr>
              <w:spacing w:before="40" w:after="40"/>
              <w:ind w:left="49"/>
              <w:rPr>
                <w:rFonts w:cs="Arial"/>
                <w:szCs w:val="20"/>
              </w:rPr>
            </w:pPr>
          </w:p>
        </w:tc>
      </w:tr>
      <w:tr w:rsidR="00AC09E8" w:rsidRPr="00A00367" w14:paraId="509E2AC0" w14:textId="77777777">
        <w:trPr>
          <w:cantSplit/>
          <w:jc w:val="right"/>
        </w:trPr>
        <w:tc>
          <w:tcPr>
            <w:tcW w:w="2520" w:type="dxa"/>
          </w:tcPr>
          <w:p w14:paraId="3C4CA000" w14:textId="77777777" w:rsidR="00AC09E8" w:rsidRPr="00043F71" w:rsidRDefault="00AC09E8">
            <w:pPr>
              <w:spacing w:before="40" w:after="40"/>
              <w:rPr>
                <w:rFonts w:cs="Arial"/>
                <w:szCs w:val="20"/>
              </w:rPr>
            </w:pPr>
            <w:r w:rsidRPr="00043F71">
              <w:rPr>
                <w:rFonts w:cs="Arial"/>
                <w:szCs w:val="20"/>
              </w:rPr>
              <w:t>Security Verification</w:t>
            </w:r>
          </w:p>
        </w:tc>
        <w:tc>
          <w:tcPr>
            <w:tcW w:w="4500" w:type="dxa"/>
          </w:tcPr>
          <w:p w14:paraId="62A2EA07" w14:textId="77777777" w:rsidR="00AC09E8" w:rsidRPr="00043F71" w:rsidRDefault="00AC09E8">
            <w:pPr>
              <w:autoSpaceDE w:val="0"/>
              <w:autoSpaceDN w:val="0"/>
              <w:adjustRightInd w:val="0"/>
              <w:spacing w:before="40" w:after="40"/>
              <w:rPr>
                <w:rFonts w:cs="Arial"/>
                <w:szCs w:val="20"/>
              </w:rPr>
            </w:pPr>
            <w:r w:rsidRPr="00043F71">
              <w:rPr>
                <w:rFonts w:cs="Arial"/>
                <w:szCs w:val="20"/>
              </w:rPr>
              <w:t>Define which test methods are performed.</w:t>
            </w:r>
          </w:p>
        </w:tc>
        <w:tc>
          <w:tcPr>
            <w:tcW w:w="2430" w:type="dxa"/>
          </w:tcPr>
          <w:p w14:paraId="1EF8FA11" w14:textId="77777777" w:rsidR="00AC09E8" w:rsidRPr="00043F71" w:rsidRDefault="00AC09E8" w:rsidP="00317B56">
            <w:pPr>
              <w:autoSpaceDE w:val="0"/>
              <w:autoSpaceDN w:val="0"/>
              <w:adjustRightInd w:val="0"/>
              <w:spacing w:before="40" w:after="40"/>
              <w:rPr>
                <w:rFonts w:cs="Arial"/>
                <w:szCs w:val="20"/>
              </w:rPr>
            </w:pPr>
            <w:r w:rsidRPr="00043F71">
              <w:rPr>
                <w:rFonts w:cs="Arial"/>
                <w:szCs w:val="20"/>
              </w:rPr>
              <w:t>Thichava, Jeffrey</w:t>
            </w:r>
          </w:p>
        </w:tc>
      </w:tr>
      <w:tr w:rsidR="00AC09E8" w:rsidRPr="00A00367" w14:paraId="6754BDA6" w14:textId="77777777">
        <w:trPr>
          <w:cantSplit/>
          <w:jc w:val="right"/>
        </w:trPr>
        <w:tc>
          <w:tcPr>
            <w:tcW w:w="2520" w:type="dxa"/>
          </w:tcPr>
          <w:p w14:paraId="5EDAFA04" w14:textId="77777777" w:rsidR="00AC09E8" w:rsidRPr="00043F71" w:rsidRDefault="00AC09E8">
            <w:pPr>
              <w:spacing w:before="40" w:after="40"/>
              <w:rPr>
                <w:rFonts w:cs="Arial"/>
                <w:szCs w:val="20"/>
              </w:rPr>
            </w:pPr>
            <w:r w:rsidRPr="00043F71">
              <w:rPr>
                <w:rFonts w:cs="Arial"/>
                <w:szCs w:val="20"/>
              </w:rPr>
              <w:t>Threat Model Report</w:t>
            </w:r>
          </w:p>
        </w:tc>
        <w:tc>
          <w:tcPr>
            <w:tcW w:w="4500" w:type="dxa"/>
          </w:tcPr>
          <w:p w14:paraId="11B6455F" w14:textId="4875A18D" w:rsidR="00AC09E8" w:rsidRPr="00043F71" w:rsidRDefault="00AC09E8">
            <w:pPr>
              <w:autoSpaceDE w:val="0"/>
              <w:autoSpaceDN w:val="0"/>
              <w:adjustRightInd w:val="0"/>
              <w:spacing w:before="40" w:after="40"/>
              <w:rPr>
                <w:rFonts w:cs="Arial"/>
                <w:szCs w:val="20"/>
              </w:rPr>
            </w:pPr>
            <w:r w:rsidRPr="00043F71">
              <w:rPr>
                <w:rFonts w:cs="Arial"/>
                <w:szCs w:val="20"/>
              </w:rPr>
              <w:t xml:space="preserve">Identifies and documents system assets and </w:t>
            </w:r>
            <w:r w:rsidR="00206E90" w:rsidRPr="00043F71">
              <w:rPr>
                <w:rFonts w:cs="Arial"/>
                <w:szCs w:val="20"/>
              </w:rPr>
              <w:t>associates’</w:t>
            </w:r>
            <w:r w:rsidRPr="00043F71">
              <w:rPr>
                <w:rFonts w:cs="Arial"/>
                <w:szCs w:val="20"/>
              </w:rPr>
              <w:t xml:space="preserve"> assets with applicable threats, assumptions about the intended environment, trust boundaries, data flows, and potential attack surfaces.</w:t>
            </w:r>
          </w:p>
        </w:tc>
        <w:tc>
          <w:tcPr>
            <w:tcW w:w="2430" w:type="dxa"/>
          </w:tcPr>
          <w:p w14:paraId="188FFFCB" w14:textId="77777777" w:rsidR="00AC09E8" w:rsidRPr="00043F71" w:rsidRDefault="00AC09E8">
            <w:pPr>
              <w:spacing w:before="40" w:after="40"/>
              <w:ind w:left="49"/>
              <w:rPr>
                <w:rFonts w:cs="Arial"/>
                <w:szCs w:val="20"/>
              </w:rPr>
            </w:pPr>
            <w:r w:rsidRPr="00317B56">
              <w:rPr>
                <w:iCs/>
              </w:rPr>
              <w:t>Kunnel Vijayan,Thushara</w:t>
            </w:r>
          </w:p>
        </w:tc>
      </w:tr>
    </w:tbl>
    <w:p w14:paraId="1AE2E09F" w14:textId="77777777" w:rsidR="00570052" w:rsidRPr="00FD7866" w:rsidRDefault="00570052" w:rsidP="00087473">
      <w:pPr>
        <w:pStyle w:val="BodyText3"/>
        <w:ind w:left="0"/>
      </w:pPr>
    </w:p>
    <w:p w14:paraId="70677EDF" w14:textId="77777777" w:rsidR="00E05F27" w:rsidRDefault="00E05F27" w:rsidP="79939D89">
      <w:pPr>
        <w:pStyle w:val="Heading3"/>
      </w:pPr>
      <w:bookmarkStart w:id="26" w:name="_Toc37325064"/>
      <w:bookmarkStart w:id="27" w:name="_Toc238200637"/>
      <w:r>
        <w:lastRenderedPageBreak/>
        <w:t>Methods, Tools, and Techniques</w:t>
      </w:r>
      <w:bookmarkEnd w:id="26"/>
      <w:bookmarkEnd w:id="27"/>
    </w:p>
    <w:p w14:paraId="401B9056" w14:textId="2C9CF41F" w:rsidR="0087139F" w:rsidRPr="00AE3C70" w:rsidRDefault="0087139F" w:rsidP="0087139F">
      <w:pPr>
        <w:pStyle w:val="BodyText3"/>
        <w:ind w:left="360"/>
      </w:pPr>
      <w:r>
        <w:t>T</w:t>
      </w:r>
      <w:r w:rsidRPr="00AE3C70">
        <w:t xml:space="preserve">he following tools are </w:t>
      </w:r>
      <w:r w:rsidR="00F30D67" w:rsidRPr="00AE3C70">
        <w:t xml:space="preserve">used to support secure software development for </w:t>
      </w:r>
      <w:r w:rsidR="00F30D67">
        <w:t>Tempo</w:t>
      </w:r>
      <w:r w:rsidRPr="00AE3C70">
        <w:t>:</w:t>
      </w:r>
      <w:r w:rsidR="0046419B">
        <w:t xml:space="preserve"> </w:t>
      </w:r>
      <w:r w:rsidRPr="00AE3C70">
        <w:t>Veracode</w:t>
      </w:r>
      <w:r w:rsidR="0046419B">
        <w:t>, Microsoft Threat Modelling</w:t>
      </w:r>
      <w:r w:rsidRPr="00AE3C70">
        <w:t xml:space="preserve"> tools</w:t>
      </w:r>
      <w:r>
        <w:t xml:space="preserve"> </w:t>
      </w:r>
      <w:r w:rsidRPr="00AE3C70">
        <w:t>and Cybellum.</w:t>
      </w:r>
    </w:p>
    <w:p w14:paraId="2C6EA77E" w14:textId="1E605443" w:rsidR="00C20655" w:rsidRPr="000400E0" w:rsidRDefault="00C20655" w:rsidP="79939D89">
      <w:pPr>
        <w:pStyle w:val="Heading3"/>
      </w:pPr>
      <w:bookmarkStart w:id="28" w:name="_Toc238200638"/>
      <w:r>
        <w:t>Definitions</w:t>
      </w:r>
      <w:bookmarkEnd w:id="28"/>
      <w:r>
        <w:t xml:space="preserve"> </w:t>
      </w:r>
      <w:bookmarkEnd w:id="17"/>
      <w:bookmarkEnd w:id="18"/>
      <w:bookmarkEnd w:id="19"/>
      <w:bookmarkEnd w:id="20"/>
    </w:p>
    <w:p w14:paraId="2C1C4EA3" w14:textId="46A95EC7" w:rsidR="00C20655" w:rsidRDefault="00C20655">
      <w:pPr>
        <w:pStyle w:val="BodyText3"/>
        <w:ind w:left="360"/>
      </w:pPr>
      <w:r>
        <w:t xml:space="preserve">Refer to </w:t>
      </w:r>
      <w:r w:rsidRPr="003A5682">
        <w:t>GLB-Q</w:t>
      </w:r>
      <w:r>
        <w:t>S</w:t>
      </w:r>
      <w:r w:rsidRPr="003A5682">
        <w:t>-REF-00</w:t>
      </w:r>
      <w:r>
        <w:t>53,</w:t>
      </w:r>
      <w:r w:rsidRPr="003A5682">
        <w:t xml:space="preserve"> Lexicon</w:t>
      </w:r>
      <w:r w:rsidR="007E3E99">
        <w:t>,</w:t>
      </w:r>
      <w:r>
        <w:t xml:space="preserve"> for globally defined terms and definitions.</w:t>
      </w:r>
    </w:p>
    <w:p w14:paraId="09665BB6" w14:textId="26038D43" w:rsidR="00E87662" w:rsidRDefault="00E87662" w:rsidP="00087473">
      <w:pPr>
        <w:pStyle w:val="BodyText3"/>
        <w:ind w:left="360"/>
      </w:pPr>
      <w:r>
        <w:t>Refer to GLB-QS-PCD-0087</w:t>
      </w:r>
      <w:r w:rsidR="007E3E99">
        <w:t xml:space="preserve">, </w:t>
      </w:r>
      <w:r w:rsidR="007100A9">
        <w:t>Product</w:t>
      </w:r>
      <w:r w:rsidR="0071316D">
        <w:t xml:space="preserve"> Security Procedure, for definitions specific to cybersecurity.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6"/>
        <w:gridCol w:w="6414"/>
      </w:tblGrid>
      <w:tr w:rsidR="00C20655" w:rsidRPr="00310E6E" w14:paraId="32E8A3C8" w14:textId="77777777">
        <w:trPr>
          <w:jc w:val="center"/>
        </w:trPr>
        <w:tc>
          <w:tcPr>
            <w:tcW w:w="2936" w:type="dxa"/>
            <w:shd w:val="clear" w:color="auto" w:fill="D9D9D9" w:themeFill="background1" w:themeFillShade="D9"/>
          </w:tcPr>
          <w:p w14:paraId="55019017" w14:textId="77777777" w:rsidR="00C20655" w:rsidRPr="00A34DAF" w:rsidRDefault="00C20655">
            <w:pPr>
              <w:pStyle w:val="TableHeading"/>
            </w:pPr>
            <w:r w:rsidRPr="00A34DAF">
              <w:t>Term/Abbreviation</w:t>
            </w:r>
          </w:p>
        </w:tc>
        <w:tc>
          <w:tcPr>
            <w:tcW w:w="6414" w:type="dxa"/>
            <w:shd w:val="clear" w:color="auto" w:fill="D9D9D9" w:themeFill="background1" w:themeFillShade="D9"/>
            <w:vAlign w:val="center"/>
          </w:tcPr>
          <w:p w14:paraId="3801AA22" w14:textId="77777777" w:rsidR="00C20655" w:rsidRPr="00A34DAF" w:rsidRDefault="00C20655">
            <w:pPr>
              <w:pStyle w:val="TableHeading"/>
            </w:pPr>
            <w:r w:rsidRPr="00A34DAF">
              <w:t>Description</w:t>
            </w:r>
          </w:p>
        </w:tc>
      </w:tr>
      <w:tr w:rsidR="001F5C7B" w:rsidRPr="00010281" w14:paraId="51B042F0" w14:textId="77777777">
        <w:trPr>
          <w:trHeight w:val="360"/>
          <w:jc w:val="center"/>
        </w:trPr>
        <w:tc>
          <w:tcPr>
            <w:tcW w:w="2936" w:type="dxa"/>
          </w:tcPr>
          <w:p w14:paraId="5A968F86" w14:textId="06DE6B08" w:rsidR="001F5C7B" w:rsidRPr="007302D0" w:rsidRDefault="001F5C7B" w:rsidP="001F5C7B">
            <w:pPr>
              <w:pStyle w:val="TableTextConcise"/>
            </w:pPr>
            <w:r w:rsidRPr="00010281">
              <w:t>ePHI</w:t>
            </w:r>
          </w:p>
        </w:tc>
        <w:tc>
          <w:tcPr>
            <w:tcW w:w="6414" w:type="dxa"/>
          </w:tcPr>
          <w:p w14:paraId="5D0CDE12" w14:textId="70D2B0E8" w:rsidR="001F5C7B" w:rsidRPr="007302D0" w:rsidRDefault="001F5C7B" w:rsidP="001F5C7B">
            <w:pPr>
              <w:pStyle w:val="TableTextConcise"/>
            </w:pPr>
            <w:r w:rsidRPr="00010281">
              <w:t>electronic Protected Health Information</w:t>
            </w:r>
          </w:p>
        </w:tc>
      </w:tr>
      <w:tr w:rsidR="008D7C78" w:rsidRPr="00010281" w14:paraId="06763D82" w14:textId="77777777" w:rsidTr="00681C18">
        <w:trPr>
          <w:trHeight w:val="360"/>
          <w:jc w:val="center"/>
        </w:trPr>
        <w:tc>
          <w:tcPr>
            <w:tcW w:w="2936" w:type="dxa"/>
            <w:vAlign w:val="center"/>
          </w:tcPr>
          <w:p w14:paraId="0FBD8978" w14:textId="00D04AE3" w:rsidR="008D7C78" w:rsidRPr="00010281" w:rsidRDefault="008D7C78" w:rsidP="008D7C78">
            <w:pPr>
              <w:pStyle w:val="TableTextConcise"/>
            </w:pPr>
            <w:r>
              <w:t>Cross-Border Data Flow</w:t>
            </w:r>
          </w:p>
        </w:tc>
        <w:tc>
          <w:tcPr>
            <w:tcW w:w="6414" w:type="dxa"/>
            <w:vAlign w:val="center"/>
          </w:tcPr>
          <w:p w14:paraId="754F838A" w14:textId="51D589E8" w:rsidR="008D7C78" w:rsidRPr="00010281" w:rsidRDefault="008D7C78" w:rsidP="008D7C78">
            <w:pPr>
              <w:pStyle w:val="TableTextConcise"/>
            </w:pPr>
            <w:r>
              <w:rPr>
                <w:rFonts w:eastAsiaTheme="minorEastAsia"/>
              </w:rPr>
              <w:t>The movement (or exchange) of data across borders.</w:t>
            </w:r>
          </w:p>
        </w:tc>
      </w:tr>
      <w:tr w:rsidR="008D7C78" w:rsidRPr="00010281" w14:paraId="28257D1A" w14:textId="77777777" w:rsidTr="00681C18">
        <w:trPr>
          <w:trHeight w:val="360"/>
          <w:jc w:val="center"/>
        </w:trPr>
        <w:tc>
          <w:tcPr>
            <w:tcW w:w="2936" w:type="dxa"/>
            <w:vAlign w:val="center"/>
          </w:tcPr>
          <w:p w14:paraId="174CA7EE" w14:textId="08185FE7" w:rsidR="008D7C78" w:rsidRPr="00010281" w:rsidRDefault="008D7C78" w:rsidP="008D7C78">
            <w:pPr>
              <w:pStyle w:val="TableTextConcise"/>
            </w:pPr>
            <w:r w:rsidRPr="008E43AD">
              <w:t xml:space="preserve">Data </w:t>
            </w:r>
            <w:r>
              <w:t>I</w:t>
            </w:r>
            <w:r w:rsidRPr="008E43AD">
              <w:t>solation</w:t>
            </w:r>
          </w:p>
        </w:tc>
        <w:tc>
          <w:tcPr>
            <w:tcW w:w="6414" w:type="dxa"/>
          </w:tcPr>
          <w:p w14:paraId="72D31DA7" w14:textId="2A23DEF6" w:rsidR="008D7C78" w:rsidRPr="00010281" w:rsidRDefault="008D7C78" w:rsidP="008D7C78">
            <w:pPr>
              <w:pStyle w:val="TableTextConcise"/>
            </w:pPr>
            <w:r>
              <w:rPr>
                <w:rFonts w:eastAsiaTheme="minorEastAsia"/>
              </w:rPr>
              <w:t>The p</w:t>
            </w:r>
            <w:r w:rsidRPr="00992276">
              <w:rPr>
                <w:rFonts w:eastAsiaTheme="minorEastAsia"/>
              </w:rPr>
              <w:t>hysical, network, and operational separation of data to keep it safe from external cyberattacks and internal threats</w:t>
            </w:r>
            <w:r>
              <w:rPr>
                <w:rFonts w:eastAsiaTheme="minorEastAsia"/>
              </w:rPr>
              <w:t>.</w:t>
            </w:r>
          </w:p>
        </w:tc>
      </w:tr>
      <w:tr w:rsidR="008D7C78" w:rsidRPr="00010281" w14:paraId="383CB572" w14:textId="77777777">
        <w:trPr>
          <w:trHeight w:val="360"/>
          <w:jc w:val="center"/>
        </w:trPr>
        <w:tc>
          <w:tcPr>
            <w:tcW w:w="2936" w:type="dxa"/>
          </w:tcPr>
          <w:p w14:paraId="2B596700" w14:textId="3D2D4621" w:rsidR="008D7C78" w:rsidRPr="00010281" w:rsidRDefault="008D7C78" w:rsidP="008D7C78">
            <w:pPr>
              <w:pStyle w:val="TableTextConcise"/>
            </w:pPr>
            <w:r>
              <w:t>De-Identification</w:t>
            </w:r>
          </w:p>
        </w:tc>
        <w:tc>
          <w:tcPr>
            <w:tcW w:w="6414" w:type="dxa"/>
          </w:tcPr>
          <w:p w14:paraId="1FD13721" w14:textId="0CE833C3" w:rsidR="008D7C78" w:rsidRPr="00010281" w:rsidRDefault="008D7C78" w:rsidP="008D7C78">
            <w:pPr>
              <w:pStyle w:val="TableTextConcise"/>
            </w:pPr>
            <w:r>
              <w:t>A</w:t>
            </w:r>
            <w:r w:rsidRPr="006B7CEF">
              <w:t>bility of products to directly remove or anonymize the personal information contained in the</w:t>
            </w:r>
            <w:r>
              <w:t xml:space="preserve"> data.</w:t>
            </w:r>
          </w:p>
        </w:tc>
      </w:tr>
      <w:tr w:rsidR="008D7C78" w:rsidRPr="00010281" w14:paraId="6B0F14F9" w14:textId="77777777" w:rsidTr="00681C18">
        <w:trPr>
          <w:trHeight w:val="360"/>
          <w:jc w:val="center"/>
        </w:trPr>
        <w:tc>
          <w:tcPr>
            <w:tcW w:w="2936" w:type="dxa"/>
            <w:vAlign w:val="center"/>
          </w:tcPr>
          <w:p w14:paraId="3E460EB3" w14:textId="4316762A" w:rsidR="008D7C78" w:rsidRPr="00010281" w:rsidRDefault="008D7C78" w:rsidP="008D7C78">
            <w:pPr>
              <w:pStyle w:val="TableTextConcise"/>
            </w:pPr>
            <w:r>
              <w:t>Least Privilege Access</w:t>
            </w:r>
          </w:p>
        </w:tc>
        <w:tc>
          <w:tcPr>
            <w:tcW w:w="6414" w:type="dxa"/>
          </w:tcPr>
          <w:p w14:paraId="20AEC02C" w14:textId="4FBFF72F" w:rsidR="008D7C78" w:rsidRPr="00010281" w:rsidRDefault="008D7C78" w:rsidP="008D7C78">
            <w:pPr>
              <w:pStyle w:val="TableTextConcise"/>
            </w:pPr>
            <w:r w:rsidRPr="00932C1F">
              <w:rPr>
                <w:rFonts w:eastAsiaTheme="minorEastAsia"/>
              </w:rPr>
              <w:t>The principle that a security architecture is designed so that each entity is granted the minimum system resources and authorizations that the entity needs to perform its function.</w:t>
            </w:r>
          </w:p>
        </w:tc>
      </w:tr>
      <w:tr w:rsidR="008D7C78" w:rsidRPr="00010281" w14:paraId="34EFBA92" w14:textId="77777777" w:rsidTr="00681C18">
        <w:trPr>
          <w:trHeight w:val="360"/>
          <w:jc w:val="center"/>
        </w:trPr>
        <w:tc>
          <w:tcPr>
            <w:tcW w:w="2936" w:type="dxa"/>
            <w:vAlign w:val="center"/>
          </w:tcPr>
          <w:p w14:paraId="4B8D4E87" w14:textId="127A9C52" w:rsidR="008D7C78" w:rsidRPr="00010281" w:rsidRDefault="008D7C78" w:rsidP="008D7C78">
            <w:pPr>
              <w:pStyle w:val="TableTextConcise"/>
            </w:pPr>
            <w:r>
              <w:rPr>
                <w:rFonts w:eastAsia="MS Mincho"/>
              </w:rPr>
              <w:t>Product Restricted Data</w:t>
            </w:r>
          </w:p>
        </w:tc>
        <w:tc>
          <w:tcPr>
            <w:tcW w:w="6414" w:type="dxa"/>
            <w:vAlign w:val="center"/>
          </w:tcPr>
          <w:p w14:paraId="070A65CA" w14:textId="04CBABE4" w:rsidR="008D7C78" w:rsidRPr="00010281" w:rsidRDefault="008D7C78" w:rsidP="008D7C78">
            <w:pPr>
              <w:pStyle w:val="TableTextConcise"/>
            </w:pPr>
            <w:r>
              <w:t>Data that has handling restrictions resulting from regulatory constraints (ePHI, Personal, Medical) or business constraints (Intellectual Property)</w:t>
            </w:r>
          </w:p>
        </w:tc>
      </w:tr>
      <w:tr w:rsidR="008D7C78" w:rsidRPr="00010281" w14:paraId="4098EDAF" w14:textId="77777777">
        <w:trPr>
          <w:trHeight w:val="360"/>
          <w:jc w:val="center"/>
        </w:trPr>
        <w:tc>
          <w:tcPr>
            <w:tcW w:w="2936" w:type="dxa"/>
          </w:tcPr>
          <w:p w14:paraId="4B5D4A1D" w14:textId="148E02DA" w:rsidR="008D7C78" w:rsidRPr="00010281" w:rsidRDefault="008D7C78" w:rsidP="008D7C78">
            <w:pPr>
              <w:pStyle w:val="TableTextConcise"/>
            </w:pPr>
            <w:r>
              <w:t>SBOM</w:t>
            </w:r>
          </w:p>
        </w:tc>
        <w:tc>
          <w:tcPr>
            <w:tcW w:w="6414" w:type="dxa"/>
          </w:tcPr>
          <w:p w14:paraId="54F11AAB" w14:textId="27102171" w:rsidR="008D7C78" w:rsidRPr="00010281" w:rsidRDefault="008D7C78" w:rsidP="008D7C78">
            <w:pPr>
              <w:pStyle w:val="TableTextConcise"/>
            </w:pPr>
            <w:r>
              <w:rPr>
                <w:rFonts w:eastAsiaTheme="minorEastAsia"/>
              </w:rPr>
              <w:t xml:space="preserve">Software </w:t>
            </w:r>
            <w:r w:rsidRPr="001677EF">
              <w:rPr>
                <w:rFonts w:eastAsiaTheme="minorEastAsia"/>
              </w:rPr>
              <w:t>Bill of Materials is a list that includes but is not limited to commercial, open source, and off-the-shelf software and hardware components that are or could become susceptible to vulnerabilities</w:t>
            </w:r>
            <w:r>
              <w:rPr>
                <w:rFonts w:eastAsiaTheme="minorEastAsia"/>
              </w:rPr>
              <w:t>.</w:t>
            </w:r>
          </w:p>
        </w:tc>
      </w:tr>
      <w:tr w:rsidR="004F3500" w:rsidRPr="00010281" w14:paraId="2F149D46" w14:textId="77777777">
        <w:trPr>
          <w:trHeight w:val="360"/>
          <w:jc w:val="center"/>
        </w:trPr>
        <w:tc>
          <w:tcPr>
            <w:tcW w:w="2936" w:type="dxa"/>
          </w:tcPr>
          <w:p w14:paraId="72FBF321" w14:textId="5EC3A147" w:rsidR="004F3500" w:rsidRDefault="004F3500" w:rsidP="008D7C78">
            <w:pPr>
              <w:pStyle w:val="TableTextConcise"/>
            </w:pPr>
            <w:r>
              <w:t>SUPR</w:t>
            </w:r>
          </w:p>
        </w:tc>
        <w:tc>
          <w:tcPr>
            <w:tcW w:w="6414" w:type="dxa"/>
          </w:tcPr>
          <w:p w14:paraId="46AB276F" w14:textId="5066090B" w:rsidR="004F3500" w:rsidRDefault="004F3500" w:rsidP="008D7C78">
            <w:pPr>
              <w:pStyle w:val="TableTextConcise"/>
              <w:rPr>
                <w:rFonts w:eastAsiaTheme="minorEastAsia"/>
              </w:rPr>
            </w:pPr>
            <w:r>
              <w:rPr>
                <w:rFonts w:eastAsiaTheme="minorEastAsia"/>
              </w:rPr>
              <w:t>Software Update Patch Report</w:t>
            </w:r>
            <w:r w:rsidR="008A0AAD">
              <w:rPr>
                <w:rFonts w:eastAsiaTheme="minorEastAsia"/>
              </w:rPr>
              <w:t>.</w:t>
            </w:r>
          </w:p>
        </w:tc>
      </w:tr>
      <w:tr w:rsidR="00094DAC" w:rsidRPr="00010281" w14:paraId="38EF91F8" w14:textId="77777777">
        <w:trPr>
          <w:trHeight w:val="360"/>
          <w:jc w:val="center"/>
        </w:trPr>
        <w:tc>
          <w:tcPr>
            <w:tcW w:w="2936" w:type="dxa"/>
          </w:tcPr>
          <w:p w14:paraId="3791A105" w14:textId="49EB5D2E" w:rsidR="00094DAC" w:rsidRDefault="00A60453" w:rsidP="008D7C78">
            <w:pPr>
              <w:pStyle w:val="TableTextConcise"/>
            </w:pPr>
            <w:r>
              <w:t>Access WS</w:t>
            </w:r>
          </w:p>
        </w:tc>
        <w:tc>
          <w:tcPr>
            <w:tcW w:w="6414" w:type="dxa"/>
          </w:tcPr>
          <w:p w14:paraId="68DB1CDF" w14:textId="50D687BB" w:rsidR="00094DAC" w:rsidRDefault="00A60453" w:rsidP="008D7C78">
            <w:pPr>
              <w:pStyle w:val="TableTextConcise"/>
              <w:rPr>
                <w:rFonts w:eastAsiaTheme="minorEastAsia"/>
              </w:rPr>
            </w:pPr>
            <w:r>
              <w:rPr>
                <w:rFonts w:eastAsiaTheme="minorEastAsia"/>
              </w:rPr>
              <w:t>Access Workstation</w:t>
            </w:r>
          </w:p>
        </w:tc>
      </w:tr>
      <w:tr w:rsidR="00A60453" w:rsidRPr="00010281" w14:paraId="35504189" w14:textId="77777777">
        <w:trPr>
          <w:trHeight w:val="360"/>
          <w:jc w:val="center"/>
        </w:trPr>
        <w:tc>
          <w:tcPr>
            <w:tcW w:w="2936" w:type="dxa"/>
          </w:tcPr>
          <w:p w14:paraId="274A9B93" w14:textId="36F12E61" w:rsidR="00A60453" w:rsidRDefault="00A60453" w:rsidP="008D7C78">
            <w:pPr>
              <w:pStyle w:val="TableTextConcise"/>
            </w:pPr>
            <w:r>
              <w:t>SRS</w:t>
            </w:r>
          </w:p>
        </w:tc>
        <w:tc>
          <w:tcPr>
            <w:tcW w:w="6414" w:type="dxa"/>
          </w:tcPr>
          <w:p w14:paraId="743F23E0" w14:textId="769857AB" w:rsidR="00A60453" w:rsidRDefault="00A60453" w:rsidP="008D7C78">
            <w:pPr>
              <w:pStyle w:val="TableTextConcise"/>
              <w:rPr>
                <w:rFonts w:eastAsiaTheme="minorEastAsia"/>
              </w:rPr>
            </w:pPr>
            <w:r>
              <w:rPr>
                <w:rFonts w:eastAsiaTheme="minorEastAsia"/>
              </w:rPr>
              <w:t>Single Robot System</w:t>
            </w:r>
          </w:p>
        </w:tc>
      </w:tr>
      <w:tr w:rsidR="00A60453" w:rsidRPr="00010281" w14:paraId="086EBDC8" w14:textId="77777777">
        <w:trPr>
          <w:trHeight w:val="360"/>
          <w:jc w:val="center"/>
        </w:trPr>
        <w:tc>
          <w:tcPr>
            <w:tcW w:w="2936" w:type="dxa"/>
          </w:tcPr>
          <w:p w14:paraId="5355D715" w14:textId="7C007A9A" w:rsidR="00A60453" w:rsidRDefault="00A60453" w:rsidP="008D7C78">
            <w:pPr>
              <w:pStyle w:val="TableTextConcise"/>
            </w:pPr>
            <w:r>
              <w:t>DRS</w:t>
            </w:r>
          </w:p>
        </w:tc>
        <w:tc>
          <w:tcPr>
            <w:tcW w:w="6414" w:type="dxa"/>
          </w:tcPr>
          <w:p w14:paraId="1F29249F" w14:textId="7A43D7E7" w:rsidR="00A60453" w:rsidRDefault="00A60453" w:rsidP="008D7C78">
            <w:pPr>
              <w:pStyle w:val="TableTextConcise"/>
              <w:rPr>
                <w:rFonts w:eastAsiaTheme="minorEastAsia"/>
              </w:rPr>
            </w:pPr>
            <w:r>
              <w:rPr>
                <w:rFonts w:eastAsiaTheme="minorEastAsia"/>
              </w:rPr>
              <w:t>Dual Robot System</w:t>
            </w:r>
          </w:p>
        </w:tc>
      </w:tr>
      <w:tr w:rsidR="008A747D" w:rsidRPr="00010281" w14:paraId="1CB24CAD" w14:textId="77777777">
        <w:trPr>
          <w:trHeight w:val="360"/>
          <w:jc w:val="center"/>
        </w:trPr>
        <w:tc>
          <w:tcPr>
            <w:tcW w:w="2936" w:type="dxa"/>
          </w:tcPr>
          <w:p w14:paraId="7A487C36" w14:textId="108B7F6D" w:rsidR="008A747D" w:rsidRDefault="008A747D" w:rsidP="008D7C78">
            <w:pPr>
              <w:pStyle w:val="TableTextConcise"/>
            </w:pPr>
            <w:r>
              <w:t>TCP/IP</w:t>
            </w:r>
          </w:p>
        </w:tc>
        <w:tc>
          <w:tcPr>
            <w:tcW w:w="6414" w:type="dxa"/>
          </w:tcPr>
          <w:p w14:paraId="49D21D13" w14:textId="07234EBE" w:rsidR="008A747D" w:rsidRDefault="001B7F6B" w:rsidP="008D7C78">
            <w:pPr>
              <w:pStyle w:val="TableTextConcise"/>
              <w:rPr>
                <w:rFonts w:eastAsiaTheme="minorEastAsia"/>
              </w:rPr>
            </w:pPr>
            <w:r w:rsidRPr="001B7F6B">
              <w:rPr>
                <w:rFonts w:eastAsiaTheme="minorEastAsia"/>
              </w:rPr>
              <w:t>Transmission Control Protocol / Internet Protocol</w:t>
            </w:r>
          </w:p>
        </w:tc>
      </w:tr>
      <w:tr w:rsidR="001B7F6B" w:rsidRPr="00010281" w14:paraId="33B5DE3F" w14:textId="77777777">
        <w:trPr>
          <w:trHeight w:val="360"/>
          <w:jc w:val="center"/>
        </w:trPr>
        <w:tc>
          <w:tcPr>
            <w:tcW w:w="2936" w:type="dxa"/>
          </w:tcPr>
          <w:p w14:paraId="09EF9BF7" w14:textId="2F7741CF" w:rsidR="001B7F6B" w:rsidRDefault="001B7F6B" w:rsidP="008D7C78">
            <w:pPr>
              <w:pStyle w:val="TableTextConcise"/>
            </w:pPr>
            <w:r>
              <w:t>IO</w:t>
            </w:r>
          </w:p>
        </w:tc>
        <w:tc>
          <w:tcPr>
            <w:tcW w:w="6414" w:type="dxa"/>
          </w:tcPr>
          <w:p w14:paraId="483EFE7D" w14:textId="1DF5161E" w:rsidR="001B7F6B" w:rsidRPr="001B7F6B" w:rsidRDefault="001B7F6B" w:rsidP="008D7C78">
            <w:pPr>
              <w:pStyle w:val="TableTextConcise"/>
              <w:rPr>
                <w:rFonts w:eastAsiaTheme="minorEastAsia"/>
              </w:rPr>
            </w:pPr>
            <w:r>
              <w:rPr>
                <w:rFonts w:eastAsiaTheme="minorEastAsia"/>
              </w:rPr>
              <w:t>Input Output</w:t>
            </w:r>
          </w:p>
        </w:tc>
      </w:tr>
      <w:tr w:rsidR="001B7F6B" w:rsidRPr="00010281" w14:paraId="74B4299B" w14:textId="77777777">
        <w:trPr>
          <w:trHeight w:val="360"/>
          <w:jc w:val="center"/>
        </w:trPr>
        <w:tc>
          <w:tcPr>
            <w:tcW w:w="2936" w:type="dxa"/>
          </w:tcPr>
          <w:p w14:paraId="7EE305FB" w14:textId="28CA4FE5" w:rsidR="001B7F6B" w:rsidRDefault="001B7F6B" w:rsidP="008D7C78">
            <w:pPr>
              <w:pStyle w:val="TableTextConcise"/>
            </w:pPr>
            <w:r>
              <w:t>SAST</w:t>
            </w:r>
          </w:p>
        </w:tc>
        <w:tc>
          <w:tcPr>
            <w:tcW w:w="6414" w:type="dxa"/>
          </w:tcPr>
          <w:p w14:paraId="6669677E" w14:textId="3BB71FCF" w:rsidR="001B7F6B" w:rsidRDefault="00277048" w:rsidP="008D7C78">
            <w:pPr>
              <w:pStyle w:val="TableTextConcise"/>
              <w:rPr>
                <w:rFonts w:eastAsiaTheme="minorEastAsia"/>
              </w:rPr>
            </w:pPr>
            <w:r w:rsidRPr="00277048">
              <w:rPr>
                <w:rFonts w:eastAsiaTheme="minorEastAsia"/>
              </w:rPr>
              <w:t>Static Application Security Test</w:t>
            </w:r>
          </w:p>
        </w:tc>
      </w:tr>
      <w:tr w:rsidR="00277048" w:rsidRPr="00010281" w14:paraId="2BD06064" w14:textId="77777777">
        <w:trPr>
          <w:trHeight w:val="360"/>
          <w:jc w:val="center"/>
        </w:trPr>
        <w:tc>
          <w:tcPr>
            <w:tcW w:w="2936" w:type="dxa"/>
          </w:tcPr>
          <w:p w14:paraId="2389D4B3" w14:textId="45D5216D" w:rsidR="00277048" w:rsidRDefault="00277048" w:rsidP="008D7C78">
            <w:pPr>
              <w:pStyle w:val="TableTextConcise"/>
            </w:pPr>
            <w:r>
              <w:t>VA</w:t>
            </w:r>
          </w:p>
        </w:tc>
        <w:tc>
          <w:tcPr>
            <w:tcW w:w="6414" w:type="dxa"/>
          </w:tcPr>
          <w:p w14:paraId="79B18F38" w14:textId="0C3EF979" w:rsidR="00277048" w:rsidRPr="00277048" w:rsidRDefault="00277048" w:rsidP="008D7C78">
            <w:pPr>
              <w:pStyle w:val="TableTextConcise"/>
              <w:rPr>
                <w:rFonts w:eastAsiaTheme="minorEastAsia"/>
              </w:rPr>
            </w:pPr>
            <w:r>
              <w:rPr>
                <w:rFonts w:eastAsiaTheme="minorEastAsia"/>
              </w:rPr>
              <w:t>Vulnerability Assessment</w:t>
            </w:r>
          </w:p>
        </w:tc>
      </w:tr>
    </w:tbl>
    <w:p w14:paraId="6E6D7290" w14:textId="2DDD4D12" w:rsidR="002F6E50" w:rsidRDefault="002F6E50" w:rsidP="00087473">
      <w:pPr>
        <w:pStyle w:val="Heading3"/>
      </w:pPr>
      <w:r>
        <w:t xml:space="preserve"> </w:t>
      </w:r>
      <w:bookmarkStart w:id="29" w:name="_Toc238200639"/>
      <w:r>
        <w:t>Reference</w:t>
      </w:r>
      <w:r w:rsidR="0018196E">
        <w:t xml:space="preserve">d </w:t>
      </w:r>
      <w:r w:rsidR="00B71B6D">
        <w:t>D</w:t>
      </w:r>
      <w:r w:rsidR="0018196E">
        <w:t>ocuments</w:t>
      </w:r>
      <w:bookmarkEnd w:id="29"/>
    </w:p>
    <w:p w14:paraId="7B65584B" w14:textId="77777777" w:rsidR="005C4423" w:rsidRPr="00D8470D" w:rsidRDefault="005C4423" w:rsidP="007F20E9">
      <w:pPr>
        <w:pStyle w:val="BodyText2"/>
      </w:pPr>
      <w:r w:rsidRPr="00D8470D">
        <w:t>Global documents:</w:t>
      </w:r>
    </w:p>
    <w:p w14:paraId="7F623BD1" w14:textId="77777777" w:rsidR="007F20E9" w:rsidRPr="00D8470D" w:rsidRDefault="007F20E9"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PCD</w:t>
      </w:r>
      <w:r w:rsidRPr="00D8470D">
        <w:rPr>
          <w:rFonts w:ascii="Cambria Math" w:hAnsi="Cambria Math" w:cs="Cambria Math"/>
        </w:rPr>
        <w:t>‑</w:t>
      </w:r>
      <w:r w:rsidRPr="00D8470D">
        <w:t>0087 – Product Security Procedure</w:t>
      </w:r>
    </w:p>
    <w:p w14:paraId="769DB92F" w14:textId="77777777" w:rsidR="007F20E9" w:rsidRPr="00D8470D" w:rsidRDefault="007F20E9"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PCD</w:t>
      </w:r>
      <w:r w:rsidRPr="00D8470D">
        <w:rPr>
          <w:rFonts w:ascii="Cambria Math" w:hAnsi="Cambria Math" w:cs="Cambria Math"/>
        </w:rPr>
        <w:t>‑</w:t>
      </w:r>
      <w:r w:rsidRPr="00D8470D">
        <w:t>0059 – Non</w:t>
      </w:r>
      <w:r w:rsidRPr="00D8470D">
        <w:rPr>
          <w:rFonts w:ascii="Cambria Math" w:hAnsi="Cambria Math" w:cs="Cambria Math"/>
        </w:rPr>
        <w:t>‑</w:t>
      </w:r>
      <w:r w:rsidRPr="00D8470D">
        <w:t>Product Software Validation</w:t>
      </w:r>
    </w:p>
    <w:p w14:paraId="1BD62E72" w14:textId="77777777" w:rsidR="007F20E9" w:rsidRPr="00D8470D" w:rsidRDefault="007F20E9"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PCD</w:t>
      </w:r>
      <w:r w:rsidRPr="00D8470D">
        <w:rPr>
          <w:rFonts w:ascii="Cambria Math" w:hAnsi="Cambria Math" w:cs="Cambria Math"/>
        </w:rPr>
        <w:t>‑</w:t>
      </w:r>
      <w:r w:rsidRPr="00D8470D">
        <w:t>0098 – Software Update Patch Procedure</w:t>
      </w:r>
    </w:p>
    <w:p w14:paraId="02C09453" w14:textId="77777777" w:rsidR="007F20E9" w:rsidRPr="00D8470D" w:rsidRDefault="007F20E9" w:rsidP="00636B2F">
      <w:pPr>
        <w:pStyle w:val="BodyText2"/>
        <w:numPr>
          <w:ilvl w:val="0"/>
          <w:numId w:val="20"/>
        </w:numPr>
      </w:pPr>
      <w:r w:rsidRPr="00D8470D">
        <w:lastRenderedPageBreak/>
        <w:t>GLB</w:t>
      </w:r>
      <w:r w:rsidRPr="00D8470D">
        <w:rPr>
          <w:rFonts w:ascii="Cambria Math" w:hAnsi="Cambria Math" w:cs="Cambria Math"/>
        </w:rPr>
        <w:t>‑</w:t>
      </w:r>
      <w:r w:rsidRPr="00D8470D">
        <w:t>QS</w:t>
      </w:r>
      <w:r w:rsidRPr="00D8470D">
        <w:rPr>
          <w:rFonts w:ascii="Cambria Math" w:hAnsi="Cambria Math" w:cs="Cambria Math"/>
        </w:rPr>
        <w:t>‑</w:t>
      </w:r>
      <w:r w:rsidRPr="00D8470D">
        <w:t>PCD</w:t>
      </w:r>
      <w:r w:rsidRPr="00D8470D">
        <w:rPr>
          <w:rFonts w:ascii="Cambria Math" w:hAnsi="Cambria Math" w:cs="Cambria Math"/>
        </w:rPr>
        <w:t>‑</w:t>
      </w:r>
      <w:r w:rsidRPr="00D8470D">
        <w:t>0047 – Product Safety Risk Management</w:t>
      </w:r>
    </w:p>
    <w:p w14:paraId="3106DD84" w14:textId="77777777" w:rsidR="007F20E9" w:rsidRPr="00D8470D" w:rsidRDefault="007F20E9"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PCD</w:t>
      </w:r>
      <w:r w:rsidRPr="00D8470D">
        <w:rPr>
          <w:rFonts w:ascii="Cambria Math" w:hAnsi="Cambria Math" w:cs="Cambria Math"/>
        </w:rPr>
        <w:t>‑</w:t>
      </w:r>
      <w:r w:rsidRPr="00D8470D">
        <w:t>0002 – Product Obsolescence and Support Service Discontinuance</w:t>
      </w:r>
    </w:p>
    <w:p w14:paraId="6F6CCE9E" w14:textId="77777777" w:rsidR="007F20E9" w:rsidRPr="00D8470D" w:rsidRDefault="007F20E9"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PCD</w:t>
      </w:r>
      <w:r w:rsidRPr="00D8470D">
        <w:rPr>
          <w:rFonts w:ascii="Cambria Math" w:hAnsi="Cambria Math" w:cs="Cambria Math"/>
        </w:rPr>
        <w:t>‑</w:t>
      </w:r>
      <w:r w:rsidRPr="00D8470D">
        <w:t>0134 – Customer Feedback Handling</w:t>
      </w:r>
    </w:p>
    <w:p w14:paraId="3F47A6EA" w14:textId="2CBA584F" w:rsidR="002F6E50" w:rsidRPr="00D8470D" w:rsidRDefault="002F6E50" w:rsidP="00636B2F">
      <w:pPr>
        <w:pStyle w:val="BodyText2"/>
        <w:numPr>
          <w:ilvl w:val="0"/>
          <w:numId w:val="20"/>
        </w:numPr>
      </w:pPr>
      <w:r w:rsidRPr="00D8470D">
        <w:t>GLB-QS-REF-0053</w:t>
      </w:r>
      <w:r w:rsidR="00F362E8" w:rsidRPr="00D8470D">
        <w:t xml:space="preserve"> –</w:t>
      </w:r>
      <w:r w:rsidRPr="00D8470D">
        <w:t xml:space="preserve"> Lexicon</w:t>
      </w:r>
    </w:p>
    <w:p w14:paraId="7E9339E2" w14:textId="5F4FED4C" w:rsidR="004E3A53" w:rsidRPr="00D8470D" w:rsidRDefault="004E3A53"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TMP</w:t>
      </w:r>
      <w:r w:rsidRPr="00D8470D">
        <w:rPr>
          <w:rFonts w:ascii="Cambria Math" w:hAnsi="Cambria Math" w:cs="Cambria Math"/>
        </w:rPr>
        <w:t>‑</w:t>
      </w:r>
      <w:r w:rsidRPr="00D8470D">
        <w:t>0290 – Product Security Threat Model Report</w:t>
      </w:r>
    </w:p>
    <w:p w14:paraId="59D91CA8" w14:textId="04F3AD35" w:rsidR="00880574" w:rsidRPr="00D8470D" w:rsidRDefault="00D203B9"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FRM</w:t>
      </w:r>
      <w:r w:rsidRPr="00D8470D">
        <w:rPr>
          <w:rFonts w:ascii="Cambria Math" w:hAnsi="Cambria Math" w:cs="Cambria Math"/>
        </w:rPr>
        <w:t>‑</w:t>
      </w:r>
      <w:r w:rsidRPr="00D8470D">
        <w:t xml:space="preserve">0066 – </w:t>
      </w:r>
      <w:r w:rsidR="00650761" w:rsidRPr="00D8470D">
        <w:t>Global Design Requirements</w:t>
      </w:r>
    </w:p>
    <w:p w14:paraId="48942645" w14:textId="728B0203" w:rsidR="00E63FB4" w:rsidRPr="00D8470D" w:rsidRDefault="00E63FB4"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WI</w:t>
      </w:r>
      <w:r w:rsidRPr="00D8470D">
        <w:rPr>
          <w:rFonts w:ascii="Cambria Math" w:hAnsi="Cambria Math" w:cs="Cambria Math"/>
        </w:rPr>
        <w:t>‑</w:t>
      </w:r>
      <w:r w:rsidRPr="00D8470D">
        <w:t>0181 – Review, Evaluation, and Investigation of Cybersecurity and Vulnerability Complaints</w:t>
      </w:r>
    </w:p>
    <w:p w14:paraId="4F86F314" w14:textId="768D0DD0" w:rsidR="00E63FB4" w:rsidRPr="00D8470D" w:rsidRDefault="00E63FB4" w:rsidP="00636B2F">
      <w:pPr>
        <w:pStyle w:val="BodyText2"/>
        <w:numPr>
          <w:ilvl w:val="0"/>
          <w:numId w:val="20"/>
        </w:numPr>
      </w:pPr>
      <w:r w:rsidRPr="00D8470D">
        <w:t>GLB</w:t>
      </w:r>
      <w:r w:rsidRPr="00D8470D">
        <w:rPr>
          <w:rFonts w:ascii="Cambria Math" w:hAnsi="Cambria Math" w:cs="Cambria Math"/>
        </w:rPr>
        <w:t>‑</w:t>
      </w:r>
      <w:r w:rsidRPr="00D8470D">
        <w:t>QS</w:t>
      </w:r>
      <w:r w:rsidRPr="00D8470D">
        <w:rPr>
          <w:rFonts w:ascii="Cambria Math" w:hAnsi="Cambria Math" w:cs="Cambria Math"/>
        </w:rPr>
        <w:t>‑</w:t>
      </w:r>
      <w:r w:rsidRPr="00D8470D">
        <w:t>WI</w:t>
      </w:r>
      <w:r w:rsidRPr="00D8470D">
        <w:rPr>
          <w:rFonts w:ascii="Cambria Math" w:hAnsi="Cambria Math" w:cs="Cambria Math"/>
        </w:rPr>
        <w:t>‑</w:t>
      </w:r>
      <w:r w:rsidRPr="00D8470D">
        <w:t>0183 – Coordinated Vulnerability Disclosure</w:t>
      </w:r>
    </w:p>
    <w:p w14:paraId="14F0921B" w14:textId="77777777" w:rsidR="005C4423" w:rsidRPr="00D8470D" w:rsidRDefault="005C4423" w:rsidP="00494F2E">
      <w:pPr>
        <w:pStyle w:val="BodyText2"/>
      </w:pPr>
      <w:r w:rsidRPr="00D8470D">
        <w:t>Product records</w:t>
      </w:r>
    </w:p>
    <w:p w14:paraId="49E8CCF6" w14:textId="77777777" w:rsidR="00E92FBC" w:rsidRDefault="00E92FBC" w:rsidP="79939D89">
      <w:pPr>
        <w:pStyle w:val="BodyText2"/>
        <w:numPr>
          <w:ilvl w:val="0"/>
          <w:numId w:val="19"/>
        </w:numPr>
      </w:pPr>
      <w:r w:rsidRPr="79939D89">
        <w:t xml:space="preserve">TEMPO-SBOM </w:t>
      </w:r>
    </w:p>
    <w:p w14:paraId="15F2D9F5" w14:textId="16BB34AD" w:rsidR="006D7EBD" w:rsidRPr="00FC74E1" w:rsidRDefault="006D7EBD" w:rsidP="79939D89">
      <w:pPr>
        <w:pStyle w:val="BodyText2"/>
        <w:numPr>
          <w:ilvl w:val="0"/>
          <w:numId w:val="19"/>
        </w:numPr>
      </w:pPr>
      <w:r w:rsidRPr="006D7EBD">
        <w:t xml:space="preserve">Tempo-Global </w:t>
      </w:r>
      <w:r w:rsidR="001B37A2">
        <w:t>D</w:t>
      </w:r>
      <w:r w:rsidRPr="006D7EBD">
        <w:t xml:space="preserve">esign </w:t>
      </w:r>
      <w:r w:rsidR="001B37A2">
        <w:t>R</w:t>
      </w:r>
      <w:r w:rsidRPr="006D7EBD">
        <w:t>equirements</w:t>
      </w:r>
    </w:p>
    <w:p w14:paraId="6F2FA155" w14:textId="21475DDE" w:rsidR="006E31A6" w:rsidRPr="006E31A6" w:rsidRDefault="006E31A6" w:rsidP="79939D89">
      <w:pPr>
        <w:pStyle w:val="BodyText2"/>
        <w:numPr>
          <w:ilvl w:val="0"/>
          <w:numId w:val="19"/>
        </w:numPr>
        <w:rPr>
          <w:color w:val="4472C4" w:themeColor="accent1"/>
        </w:rPr>
      </w:pPr>
      <w:r w:rsidRPr="79939D89">
        <w:t xml:space="preserve">Tempo Threat Model_V1.3.tm7 </w:t>
      </w:r>
    </w:p>
    <w:p w14:paraId="5946B28E" w14:textId="7CDE1745" w:rsidR="00E06885" w:rsidRPr="00E06885" w:rsidRDefault="00E06885" w:rsidP="79939D89">
      <w:pPr>
        <w:pStyle w:val="BodyText2"/>
        <w:numPr>
          <w:ilvl w:val="0"/>
          <w:numId w:val="19"/>
        </w:numPr>
        <w:rPr>
          <w:color w:val="4472C4" w:themeColor="accent1"/>
        </w:rPr>
      </w:pPr>
      <w:r w:rsidRPr="79939D89">
        <w:t xml:space="preserve">Tempo Threat Model_V1.3.htm </w:t>
      </w:r>
    </w:p>
    <w:p w14:paraId="3B7DBBD7" w14:textId="51658518" w:rsidR="00A9114E" w:rsidRPr="007C34E6" w:rsidRDefault="00E47836" w:rsidP="79939D89">
      <w:pPr>
        <w:pStyle w:val="BodyText2"/>
        <w:numPr>
          <w:ilvl w:val="0"/>
          <w:numId w:val="19"/>
        </w:numPr>
      </w:pPr>
      <w:r w:rsidRPr="79939D89">
        <w:t>Tempo</w:t>
      </w:r>
      <w:r w:rsidR="002C5928">
        <w:t>-</w:t>
      </w:r>
      <w:r w:rsidR="00A9114E" w:rsidRPr="79939D89">
        <w:t xml:space="preserve">Product Security Risk Management Report </w:t>
      </w:r>
    </w:p>
    <w:p w14:paraId="39249D3A" w14:textId="58186516" w:rsidR="005A2DAC" w:rsidRDefault="00285600" w:rsidP="79939D89">
      <w:pPr>
        <w:pStyle w:val="BodyText2"/>
        <w:numPr>
          <w:ilvl w:val="0"/>
          <w:numId w:val="19"/>
        </w:numPr>
      </w:pPr>
      <w:r w:rsidRPr="79939D89">
        <w:t>Tempo</w:t>
      </w:r>
      <w:r w:rsidR="005A2DAC" w:rsidRPr="79939D89">
        <w:t xml:space="preserve"> Software Development Plan</w:t>
      </w:r>
    </w:p>
    <w:p w14:paraId="0A88116F" w14:textId="6A7FCFBD" w:rsidR="00067E45" w:rsidRPr="00FC74E1" w:rsidRDefault="00165E93" w:rsidP="00636B2F">
      <w:pPr>
        <w:pStyle w:val="BodyText2"/>
        <w:numPr>
          <w:ilvl w:val="0"/>
          <w:numId w:val="19"/>
        </w:numPr>
      </w:pPr>
      <w:r w:rsidRPr="00FC74E1">
        <w:t>DID Tempo</w:t>
      </w:r>
    </w:p>
    <w:p w14:paraId="0192BA20" w14:textId="470061A4" w:rsidR="00165E93" w:rsidRPr="00FC74E1" w:rsidRDefault="00165E93" w:rsidP="00636B2F">
      <w:pPr>
        <w:pStyle w:val="BodyText2"/>
        <w:numPr>
          <w:ilvl w:val="0"/>
          <w:numId w:val="19"/>
        </w:numPr>
      </w:pPr>
      <w:r w:rsidRPr="00FC74E1">
        <w:t>DID Tempo Admin</w:t>
      </w:r>
    </w:p>
    <w:p w14:paraId="218084E3" w14:textId="2C084A7E" w:rsidR="001315D5" w:rsidRPr="00FC74E1" w:rsidRDefault="001315D5" w:rsidP="00636B2F">
      <w:pPr>
        <w:pStyle w:val="BodyText2"/>
        <w:numPr>
          <w:ilvl w:val="0"/>
          <w:numId w:val="19"/>
        </w:numPr>
      </w:pPr>
      <w:r w:rsidRPr="00FC74E1">
        <w:t>VER_SW Tempo Admin</w:t>
      </w:r>
    </w:p>
    <w:p w14:paraId="0FA60356" w14:textId="277C4BD0" w:rsidR="001315D5" w:rsidRPr="00FC74E1" w:rsidRDefault="001315D5" w:rsidP="00636B2F">
      <w:pPr>
        <w:pStyle w:val="BodyText2"/>
        <w:numPr>
          <w:ilvl w:val="0"/>
          <w:numId w:val="19"/>
        </w:numPr>
      </w:pPr>
      <w:r w:rsidRPr="00FC74E1">
        <w:t>VER_SW Tempo Install</w:t>
      </w:r>
    </w:p>
    <w:p w14:paraId="561C9193" w14:textId="512FFEDF" w:rsidR="00E63328" w:rsidRPr="00FC74E1" w:rsidRDefault="00E63328" w:rsidP="00636B2F">
      <w:pPr>
        <w:pStyle w:val="BodyText2"/>
        <w:numPr>
          <w:ilvl w:val="0"/>
          <w:numId w:val="19"/>
        </w:numPr>
      </w:pPr>
      <w:r w:rsidRPr="00FC74E1">
        <w:t>VER_SW Tempo Protocols</w:t>
      </w:r>
    </w:p>
    <w:p w14:paraId="0700ED9D" w14:textId="7E0462C9" w:rsidR="00E63328" w:rsidRPr="00FC74E1" w:rsidRDefault="00E63328" w:rsidP="00636B2F">
      <w:pPr>
        <w:pStyle w:val="BodyText2"/>
        <w:numPr>
          <w:ilvl w:val="0"/>
          <w:numId w:val="19"/>
        </w:numPr>
      </w:pPr>
      <w:r w:rsidRPr="00FC74E1">
        <w:t>VER_SW Tempo Runs</w:t>
      </w:r>
    </w:p>
    <w:p w14:paraId="2AC8C12E" w14:textId="6077BC7D" w:rsidR="00E63328" w:rsidRPr="00FC74E1" w:rsidRDefault="00E63328" w:rsidP="00636B2F">
      <w:pPr>
        <w:pStyle w:val="BodyText2"/>
        <w:numPr>
          <w:ilvl w:val="0"/>
          <w:numId w:val="19"/>
        </w:numPr>
      </w:pPr>
      <w:r w:rsidRPr="00FC74E1">
        <w:t>VER_VAL_SYS Tempo</w:t>
      </w:r>
    </w:p>
    <w:p w14:paraId="2BFAE863" w14:textId="220FB829" w:rsidR="00295F2E" w:rsidRPr="00FC74E1" w:rsidRDefault="00295F2E" w:rsidP="00636B2F">
      <w:pPr>
        <w:pStyle w:val="BodyText2"/>
        <w:numPr>
          <w:ilvl w:val="0"/>
          <w:numId w:val="19"/>
        </w:numPr>
      </w:pPr>
      <w:r w:rsidRPr="00FC74E1">
        <w:t>VER_VAL_SYS Tempo Admin</w:t>
      </w:r>
    </w:p>
    <w:p w14:paraId="7204C854" w14:textId="67484FAB" w:rsidR="00C20655" w:rsidRDefault="00C20655" w:rsidP="009F6D3C">
      <w:pPr>
        <w:pStyle w:val="Heading2"/>
      </w:pPr>
      <w:bookmarkStart w:id="30" w:name="_Toc238200640"/>
      <w:r>
        <w:t xml:space="preserve">Secure System </w:t>
      </w:r>
      <w:bookmarkEnd w:id="21"/>
      <w:bookmarkEnd w:id="22"/>
      <w:bookmarkEnd w:id="23"/>
      <w:bookmarkEnd w:id="24"/>
      <w:r>
        <w:t>Design</w:t>
      </w:r>
      <w:bookmarkEnd w:id="30"/>
    </w:p>
    <w:p w14:paraId="6A73663B" w14:textId="77777777" w:rsidR="00A850C5" w:rsidRDefault="00D17569" w:rsidP="79939D89">
      <w:pPr>
        <w:spacing w:beforeAutospacing="1" w:afterAutospacing="1" w:line="300" w:lineRule="atLeast"/>
        <w:ind w:left="360"/>
        <w:rPr>
          <w:rFonts w:eastAsia="Arial" w:cs="Arial"/>
        </w:rPr>
      </w:pPr>
      <w:bookmarkStart w:id="31" w:name="_Ref4912692"/>
      <w:bookmarkStart w:id="32" w:name="_Ref4912695"/>
      <w:bookmarkStart w:id="33" w:name="_Ref6982885"/>
      <w:bookmarkStart w:id="34" w:name="_Toc53978218"/>
      <w:bookmarkStart w:id="35" w:name="_Toc140479774"/>
      <w:bookmarkStart w:id="36" w:name="_Toc140832338"/>
      <w:bookmarkStart w:id="37" w:name="_Toc288637730"/>
      <w:bookmarkStart w:id="38" w:name="_Toc420582860"/>
      <w:bookmarkStart w:id="39" w:name="_Toc505248282"/>
      <w:bookmarkStart w:id="40" w:name="_Toc506207223"/>
      <w:bookmarkStart w:id="41" w:name="_Toc506283123"/>
      <w:r w:rsidRPr="79939D89">
        <w:rPr>
          <w:rFonts w:eastAsia="Arial" w:cs="Arial"/>
        </w:rPr>
        <w:t xml:space="preserve">The Tempo system is inclusive </w:t>
      </w:r>
      <w:commentRangeStart w:id="42"/>
      <w:commentRangeStart w:id="43"/>
      <w:commentRangeStart w:id="44"/>
      <w:commentRangeStart w:id="45"/>
      <w:commentRangeStart w:id="46"/>
      <w:r w:rsidRPr="79939D89">
        <w:rPr>
          <w:rFonts w:eastAsia="Arial" w:cs="Arial"/>
        </w:rPr>
        <w:t>of mainly</w:t>
      </w:r>
      <w:commentRangeEnd w:id="42"/>
      <w:r w:rsidR="00496826" w:rsidRPr="79939D89" w:rsidDel="00E65B00">
        <w:rPr>
          <w:rStyle w:val="CommentReference"/>
          <w:rFonts w:eastAsia="Arial" w:cs="Arial"/>
          <w:sz w:val="20"/>
          <w:szCs w:val="24"/>
        </w:rPr>
        <w:commentReference w:id="42"/>
      </w:r>
      <w:commentRangeEnd w:id="43"/>
      <w:r w:rsidR="00EE6ED0" w:rsidRPr="79939D89">
        <w:rPr>
          <w:rStyle w:val="CommentReference"/>
          <w:rFonts w:eastAsia="Arial" w:cs="Arial"/>
          <w:sz w:val="20"/>
          <w:szCs w:val="24"/>
        </w:rPr>
        <w:commentReference w:id="43"/>
      </w:r>
      <w:commentRangeEnd w:id="44"/>
      <w:r w:rsidR="0092726A" w:rsidRPr="79939D89">
        <w:rPr>
          <w:rStyle w:val="CommentReference"/>
          <w:rFonts w:eastAsia="Arial" w:cs="Arial"/>
          <w:sz w:val="20"/>
          <w:szCs w:val="24"/>
        </w:rPr>
        <w:commentReference w:id="44"/>
      </w:r>
      <w:commentRangeEnd w:id="45"/>
      <w:r w:rsidR="00C569FD" w:rsidRPr="79939D89">
        <w:rPr>
          <w:rStyle w:val="CommentReference"/>
          <w:rFonts w:eastAsia="Arial" w:cs="Arial"/>
          <w:sz w:val="20"/>
          <w:szCs w:val="24"/>
        </w:rPr>
        <w:commentReference w:id="45"/>
      </w:r>
      <w:commentRangeEnd w:id="46"/>
      <w:r w:rsidR="000C719B" w:rsidRPr="79939D89">
        <w:rPr>
          <w:rStyle w:val="CommentReference"/>
          <w:rFonts w:eastAsia="Arial" w:cs="Arial"/>
          <w:sz w:val="20"/>
          <w:szCs w:val="24"/>
        </w:rPr>
        <w:commentReference w:id="46"/>
      </w:r>
      <w:r w:rsidRPr="79939D89">
        <w:rPr>
          <w:rFonts w:eastAsia="Arial" w:cs="Arial"/>
        </w:rPr>
        <w:t xml:space="preserve"> two user interfaces, one for Tempo users and </w:t>
      </w:r>
      <w:r w:rsidR="00206E90" w:rsidRPr="79939D89">
        <w:rPr>
          <w:rFonts w:eastAsia="Arial" w:cs="Arial"/>
        </w:rPr>
        <w:t>another</w:t>
      </w:r>
      <w:r w:rsidRPr="79939D89">
        <w:rPr>
          <w:rFonts w:eastAsia="Arial" w:cs="Arial"/>
        </w:rPr>
        <w:t xml:space="preserve"> for Tempo Admins. </w:t>
      </w:r>
    </w:p>
    <w:p w14:paraId="336DB09C" w14:textId="661FBBC5" w:rsidR="00A850C5" w:rsidRDefault="00A850C5" w:rsidP="79939D89">
      <w:pPr>
        <w:spacing w:beforeAutospacing="1" w:afterAutospacing="1" w:line="300" w:lineRule="atLeast"/>
        <w:ind w:left="360"/>
        <w:rPr>
          <w:rFonts w:eastAsia="Arial" w:cs="Arial"/>
        </w:rPr>
      </w:pPr>
      <w:r w:rsidRPr="00A850C5">
        <w:rPr>
          <w:rFonts w:eastAsia="Arial" w:cs="Arial"/>
        </w:rPr>
        <w:t>Primary customer-facing interfaces</w:t>
      </w:r>
    </w:p>
    <w:p w14:paraId="06803997" w14:textId="77777777" w:rsidR="00D17569" w:rsidRPr="001649F6" w:rsidRDefault="00D17569" w:rsidP="00D17569">
      <w:pPr>
        <w:pStyle w:val="BodyText3"/>
      </w:pPr>
      <w:r>
        <w:t>Tempo User</w:t>
      </w:r>
      <w:r w:rsidRPr="001649F6">
        <w:t xml:space="preserve"> software will support:</w:t>
      </w:r>
    </w:p>
    <w:p w14:paraId="002DFACD" w14:textId="77777777" w:rsidR="00D17569" w:rsidRPr="001649F6" w:rsidRDefault="00D17569" w:rsidP="00D17569">
      <w:pPr>
        <w:pStyle w:val="BodyText3"/>
        <w:ind w:left="1440"/>
      </w:pPr>
      <w:r w:rsidRPr="001649F6">
        <w:t>• Creating and Editing Tempo Protocols</w:t>
      </w:r>
    </w:p>
    <w:p w14:paraId="7EFB2CA3" w14:textId="77777777" w:rsidR="00D17569" w:rsidRPr="001649F6" w:rsidRDefault="00D17569" w:rsidP="00D17569">
      <w:pPr>
        <w:pStyle w:val="BodyText3"/>
        <w:ind w:left="1440"/>
      </w:pPr>
      <w:r w:rsidRPr="001649F6">
        <w:lastRenderedPageBreak/>
        <w:t>• Scheduling Tempo Protocols (including unattended)</w:t>
      </w:r>
    </w:p>
    <w:p w14:paraId="04EC62D4" w14:textId="77777777" w:rsidR="00D17569" w:rsidRPr="001649F6" w:rsidRDefault="00D17569" w:rsidP="00D17569">
      <w:pPr>
        <w:pStyle w:val="BodyText3"/>
        <w:ind w:left="1440"/>
      </w:pPr>
      <w:r w:rsidRPr="001649F6">
        <w:t>• Plate Storage and Management</w:t>
      </w:r>
    </w:p>
    <w:p w14:paraId="7B981962" w14:textId="77777777" w:rsidR="00D17569" w:rsidRDefault="00D17569" w:rsidP="00D17569">
      <w:pPr>
        <w:pStyle w:val="BodyText3"/>
        <w:ind w:left="1440"/>
      </w:pPr>
      <w:r w:rsidRPr="001649F6">
        <w:t>• Liquid and Plate mapping</w:t>
      </w:r>
    </w:p>
    <w:p w14:paraId="1512B18D" w14:textId="77777777" w:rsidR="00D17569" w:rsidRPr="00BA3AD1" w:rsidRDefault="00D17569" w:rsidP="00D17569">
      <w:pPr>
        <w:pStyle w:val="BodyText3"/>
      </w:pPr>
      <w:r w:rsidRPr="00BA3AD1">
        <w:t>T</w:t>
      </w:r>
      <w:r>
        <w:t>empo Admin</w:t>
      </w:r>
      <w:r w:rsidRPr="00BA3AD1">
        <w:t xml:space="preserve"> software will support:</w:t>
      </w:r>
    </w:p>
    <w:p w14:paraId="093225E6" w14:textId="77777777" w:rsidR="00D17569" w:rsidRPr="00BA3AD1" w:rsidRDefault="00D17569" w:rsidP="00D17569">
      <w:pPr>
        <w:pStyle w:val="BodyText3"/>
        <w:ind w:left="1440"/>
      </w:pPr>
      <w:r w:rsidRPr="00BA3AD1">
        <w:t>• Managing and activating the Tempo license</w:t>
      </w:r>
    </w:p>
    <w:p w14:paraId="63E49A74" w14:textId="77777777" w:rsidR="00D17569" w:rsidRPr="00BA3AD1" w:rsidRDefault="00D17569" w:rsidP="00D17569">
      <w:pPr>
        <w:pStyle w:val="BodyText3"/>
        <w:ind w:left="1440"/>
      </w:pPr>
      <w:r w:rsidRPr="00BA3AD1">
        <w:t>• Device configuration and setup</w:t>
      </w:r>
    </w:p>
    <w:p w14:paraId="5406534B" w14:textId="77777777" w:rsidR="00D17569" w:rsidRDefault="00D17569" w:rsidP="00D17569">
      <w:pPr>
        <w:pStyle w:val="BodyText3"/>
        <w:ind w:left="1440"/>
      </w:pPr>
      <w:r w:rsidRPr="00BA3AD1">
        <w:t>• System setup</w:t>
      </w:r>
    </w:p>
    <w:p w14:paraId="35FDD9F5" w14:textId="77777777" w:rsidR="00A53FA4" w:rsidRPr="00A53FA4" w:rsidRDefault="00A53FA4" w:rsidP="009640D9">
      <w:pPr>
        <w:spacing w:beforeAutospacing="1" w:afterAutospacing="1" w:line="300" w:lineRule="atLeast"/>
        <w:ind w:left="360"/>
      </w:pPr>
      <w:r w:rsidRPr="00A53FA4">
        <w:rPr>
          <w:rFonts w:cs="Arial"/>
          <w:szCs w:val="16"/>
        </w:rPr>
        <w:t>Additional interfaces (not primary customer-facing)</w:t>
      </w:r>
    </w:p>
    <w:p w14:paraId="04578AB6" w14:textId="77777777" w:rsidR="00E94543" w:rsidRDefault="00A53FA4" w:rsidP="005203D1">
      <w:pPr>
        <w:pStyle w:val="BodyText3"/>
      </w:pPr>
      <w:r w:rsidRPr="00A53FA4">
        <w:t>Device-specific client applications</w:t>
      </w:r>
    </w:p>
    <w:p w14:paraId="669F4B52" w14:textId="6E2E614C" w:rsidR="00A53FA4" w:rsidRPr="00A53FA4" w:rsidRDefault="0023497E" w:rsidP="00E94543">
      <w:pPr>
        <w:pStyle w:val="BodyText3"/>
        <w:ind w:firstLine="576"/>
      </w:pPr>
      <w:r w:rsidRPr="00BA3AD1">
        <w:t xml:space="preserve">• </w:t>
      </w:r>
      <w:r w:rsidR="00A53FA4" w:rsidRPr="00A53FA4">
        <w:t>These are instrument-focused control/configuration interfaces used for specific integrations, for example:</w:t>
      </w:r>
      <w:r w:rsidR="00A53FA4" w:rsidRPr="00A53FA4">
        <w:br/>
        <w:t>AmbiStore, ASM, Echo Mass Spec, Envision Reader, Inheco, Cytomat, Combi, Certus, PressSeal, Tempest, Teleshake, VCode, VSpin, XPeel, VolumeCheck, LightCycler, MicroServe, and PlateLoc-related clients.</w:t>
      </w:r>
    </w:p>
    <w:p w14:paraId="31BEFF4D" w14:textId="28772981" w:rsidR="00A53FA4" w:rsidRDefault="00A53FA4" w:rsidP="009640D9">
      <w:pPr>
        <w:pStyle w:val="BodyText3"/>
      </w:pPr>
      <w:r w:rsidRPr="00A53FA4">
        <w:t>Viewer interfaces</w:t>
      </w:r>
      <w:r w:rsidRPr="00A53FA4">
        <w:br/>
      </w:r>
      <w:r w:rsidR="0023497E">
        <w:t xml:space="preserve">  </w:t>
      </w:r>
      <w:r w:rsidR="002B0B9F">
        <w:tab/>
      </w:r>
      <w:r w:rsidR="002B0B9F" w:rsidRPr="00BA3AD1">
        <w:t xml:space="preserve">• </w:t>
      </w:r>
      <w:r w:rsidRPr="00A53FA4">
        <w:t>Schedule Viewer-type tools used to inspect planned, running, completed, and archived runs.</w:t>
      </w:r>
    </w:p>
    <w:p w14:paraId="11B64774" w14:textId="3D0858F5" w:rsidR="00D17569" w:rsidRDefault="00D17569" w:rsidP="79939D89">
      <w:pPr>
        <w:spacing w:beforeAutospacing="1" w:afterAutospacing="1" w:line="300" w:lineRule="atLeast"/>
        <w:ind w:left="360"/>
        <w:rPr>
          <w:rFonts w:eastAsia="Arial" w:cs="Arial"/>
        </w:rPr>
      </w:pPr>
      <w:r w:rsidRPr="79939D89">
        <w:rPr>
          <w:rFonts w:eastAsia="Arial" w:cs="Arial"/>
        </w:rPr>
        <w:t xml:space="preserve">In dynamic </w:t>
      </w:r>
      <w:r w:rsidR="083F1029" w:rsidRPr="79939D89">
        <w:rPr>
          <w:rFonts w:eastAsia="Arial" w:cs="Arial"/>
        </w:rPr>
        <w:t>fashion,</w:t>
      </w:r>
      <w:r w:rsidRPr="79939D89">
        <w:rPr>
          <w:rFonts w:eastAsia="Arial" w:cs="Arial"/>
        </w:rPr>
        <w:t xml:space="preserve"> Tempo User software manages all tasks—including sample management, plate handling, liquid </w:t>
      </w:r>
      <w:r w:rsidR="135FE2E3" w:rsidRPr="79939D89">
        <w:rPr>
          <w:rFonts w:eastAsia="Arial" w:cs="Arial"/>
        </w:rPr>
        <w:t>handling, and</w:t>
      </w:r>
      <w:r w:rsidRPr="79939D89">
        <w:rPr>
          <w:rFonts w:eastAsia="Arial" w:cs="Arial"/>
        </w:rPr>
        <w:t xml:space="preserve"> </w:t>
      </w:r>
      <w:r w:rsidR="3B655EE9" w:rsidRPr="79939D89">
        <w:rPr>
          <w:rFonts w:eastAsia="Arial" w:cs="Arial"/>
        </w:rPr>
        <w:t>detection</w:t>
      </w:r>
      <w:r w:rsidRPr="79939D89">
        <w:rPr>
          <w:rFonts w:eastAsia="Arial" w:cs="Arial"/>
        </w:rPr>
        <w:t xml:space="preserve"> without custom programming or scripting. Included with all Access systems, Tempo software is the only platform that allows researchers to rapidly create automation routines incorporating protocols developed with Labcyte Echo® software applications. The software directly imports protocols created with Echo® software applications and guides users to build fully automated plate handling routines from the Echo liquid transfer protocols. The software can also be used to perform plate processing tasks, such as plate centrifuging and plate sealing.</w:t>
      </w:r>
    </w:p>
    <w:p w14:paraId="18DFF380" w14:textId="4F2C073B" w:rsidR="00D17569" w:rsidRDefault="00D17569" w:rsidP="79939D89">
      <w:pPr>
        <w:spacing w:beforeAutospacing="1" w:afterAutospacing="1" w:line="300" w:lineRule="atLeast"/>
        <w:ind w:left="360"/>
        <w:rPr>
          <w:rFonts w:eastAsia="Arial" w:cs="Arial"/>
        </w:rPr>
      </w:pPr>
      <w:r w:rsidRPr="79939D89">
        <w:rPr>
          <w:rFonts w:eastAsia="Arial" w:cs="Arial"/>
        </w:rPr>
        <w:t>Tempo Admin is mainly used by Field Service Engineers for configuring and setting up a Tempo system on A</w:t>
      </w:r>
      <w:r w:rsidR="00E60C1C">
        <w:rPr>
          <w:rFonts w:eastAsia="Arial" w:cs="Arial"/>
        </w:rPr>
        <w:t xml:space="preserve">ccess </w:t>
      </w:r>
      <w:r w:rsidRPr="79939D89">
        <w:rPr>
          <w:rFonts w:eastAsia="Arial" w:cs="Arial"/>
        </w:rPr>
        <w:t>WS, SRS, or DRS. While it can be launched by a customer, the intended audience is someone who has been trained on Tempo installations and has the necessary device</w:t>
      </w:r>
      <w:r w:rsidR="4DC31282" w:rsidRPr="79939D89">
        <w:rPr>
          <w:rFonts w:eastAsia="Arial" w:cs="Arial"/>
        </w:rPr>
        <w:t>s.</w:t>
      </w:r>
    </w:p>
    <w:p w14:paraId="628D3E7A" w14:textId="004B47D3" w:rsidR="00D17569" w:rsidRDefault="00D17569" w:rsidP="79939D89">
      <w:pPr>
        <w:spacing w:beforeAutospacing="1" w:afterAutospacing="1" w:line="300" w:lineRule="atLeast"/>
        <w:ind w:left="360"/>
        <w:rPr>
          <w:rFonts w:eastAsia="Arial" w:cs="Arial"/>
        </w:rPr>
      </w:pPr>
      <w:r w:rsidRPr="79939D89">
        <w:rPr>
          <w:rFonts w:eastAsia="Arial" w:cs="Arial"/>
        </w:rPr>
        <w:t>Tempo connects to devices via Ethernet (TCP/IP) and uses multiple communication protocols for device-specific commands. There may be several integrated devices connected to the Tempo system including plate storage systems, robotic arms, barcode readers, centrifuges, de</w:t>
      </w:r>
      <w:r w:rsidR="00206E90">
        <w:rPr>
          <w:rFonts w:eastAsia="Arial" w:cs="Arial"/>
        </w:rPr>
        <w:t>-</w:t>
      </w:r>
      <w:r w:rsidRPr="79939D89">
        <w:rPr>
          <w:rFonts w:eastAsia="Arial" w:cs="Arial"/>
        </w:rPr>
        <w:t>lidders, and thermal cyclers, all communicating over isolated laboratory networks.</w:t>
      </w:r>
    </w:p>
    <w:p w14:paraId="14B1067A" w14:textId="35F55682" w:rsidR="00A73D54" w:rsidRDefault="006956AD" w:rsidP="001D1CF4">
      <w:pPr>
        <w:pStyle w:val="Heading3"/>
      </w:pPr>
      <w:bookmarkStart w:id="47" w:name="_Toc238200641"/>
      <w:r>
        <w:lastRenderedPageBreak/>
        <w:t>Secu</w:t>
      </w:r>
      <w:r w:rsidR="00ED40D8">
        <w:t>re Software Life Cycle and Security Requirements</w:t>
      </w:r>
      <w:bookmarkEnd w:id="47"/>
      <w:r>
        <w:t xml:space="preserve"> </w:t>
      </w:r>
    </w:p>
    <w:p w14:paraId="2E3E1834" w14:textId="196F3F95" w:rsidR="0022235B" w:rsidRPr="0086102A" w:rsidRDefault="0022235B" w:rsidP="79939D89">
      <w:pPr>
        <w:spacing w:before="100" w:beforeAutospacing="1" w:after="100" w:afterAutospacing="1" w:line="300" w:lineRule="atLeast"/>
        <w:ind w:left="360"/>
        <w:rPr>
          <w:rFonts w:eastAsia="Arial" w:cs="Arial"/>
        </w:rPr>
      </w:pPr>
      <w:r w:rsidRPr="79939D89">
        <w:rPr>
          <w:rFonts w:eastAsia="Arial" w:cs="Arial"/>
        </w:rPr>
        <w:t xml:space="preserve">The secure software lifecycle for Tempo is implemented in accordance with the agile development lifecycle defined in the </w:t>
      </w:r>
      <w:r w:rsidR="00A05BC0">
        <w:rPr>
          <w:rFonts w:eastAsia="Arial" w:cs="Arial"/>
        </w:rPr>
        <w:t xml:space="preserve">Tempo </w:t>
      </w:r>
      <w:r w:rsidRPr="79939D89">
        <w:rPr>
          <w:rFonts w:eastAsia="Arial" w:cs="Arial"/>
        </w:rPr>
        <w:t>Software Development Plan. Security activities are integrated throughout requirements, design, implementation, verification, release, and maintenance phases.</w:t>
      </w:r>
    </w:p>
    <w:p w14:paraId="1F334A3A" w14:textId="1D846C1C" w:rsidR="0022235B" w:rsidRPr="0086102A" w:rsidRDefault="0022235B" w:rsidP="0022235B">
      <w:pPr>
        <w:spacing w:before="100" w:beforeAutospacing="1" w:after="100" w:afterAutospacing="1" w:line="300" w:lineRule="atLeast"/>
        <w:ind w:left="360"/>
        <w:rPr>
          <w:rFonts w:eastAsia="Arial" w:cs="Arial"/>
          <w:szCs w:val="16"/>
        </w:rPr>
      </w:pPr>
      <w:r w:rsidRPr="0086102A">
        <w:rPr>
          <w:rFonts w:eastAsia="Arial" w:cs="Arial"/>
          <w:szCs w:val="16"/>
        </w:rPr>
        <w:t>Security and privacy requirements are identified during requirements definition and are addressed through architectural design, controlled implementation practices, peer code reviews, and system</w:t>
      </w:r>
      <w:r w:rsidRPr="0086102A">
        <w:rPr>
          <w:rFonts w:eastAsia="Arial" w:cs="Arial"/>
          <w:szCs w:val="16"/>
        </w:rPr>
        <w:noBreakHyphen/>
        <w:t>level verification activities. Secure design considerations are documented within the software architecture and security</w:t>
      </w:r>
      <w:r w:rsidRPr="0086102A">
        <w:rPr>
          <w:rFonts w:eastAsia="Arial" w:cs="Arial"/>
          <w:szCs w:val="16"/>
        </w:rPr>
        <w:noBreakHyphen/>
        <w:t>relevant controls are verified as part of integration and system testing.</w:t>
      </w:r>
    </w:p>
    <w:p w14:paraId="73FC1244" w14:textId="64973BB0" w:rsidR="00403717" w:rsidRPr="00087473" w:rsidRDefault="00403717" w:rsidP="001C1E3C">
      <w:pPr>
        <w:spacing w:before="100" w:beforeAutospacing="1" w:after="100" w:afterAutospacing="1" w:line="300" w:lineRule="atLeast"/>
        <w:ind w:left="360"/>
        <w:rPr>
          <w:rStyle w:val="InstructionsShowChar"/>
        </w:rPr>
      </w:pPr>
      <w:r w:rsidRPr="0086102A">
        <w:rPr>
          <w:rFonts w:eastAsia="Arial" w:cs="Arial"/>
          <w:szCs w:val="16"/>
        </w:rPr>
        <w:t>Changes and defects are evaluated through formal change control and risk management processes, including assessment of potential security impact. Applicability of security requirements to software, firmware, and supporting third</w:t>
      </w:r>
      <w:r w:rsidRPr="0086102A">
        <w:rPr>
          <w:rFonts w:eastAsia="Arial" w:cs="Arial"/>
          <w:szCs w:val="16"/>
        </w:rPr>
        <w:noBreakHyphen/>
        <w:t>party components is documented through controlled requirements, SBOM records, and cybersecurity risk management documentation</w:t>
      </w:r>
      <w:r w:rsidRPr="0086102A">
        <w:rPr>
          <w:rFonts w:cs="Arial"/>
          <w:szCs w:val="22"/>
        </w:rPr>
        <w:t>.</w:t>
      </w:r>
    </w:p>
    <w:p w14:paraId="00CE3C76" w14:textId="605414DB" w:rsidR="00C20655" w:rsidRPr="000400E0" w:rsidRDefault="00C20655" w:rsidP="001D1CF4">
      <w:pPr>
        <w:pStyle w:val="Heading3"/>
      </w:pPr>
      <w:bookmarkStart w:id="48" w:name="_Toc238200642"/>
      <w:r>
        <w:t xml:space="preserve">System </w:t>
      </w:r>
      <w:bookmarkEnd w:id="31"/>
      <w:bookmarkEnd w:id="32"/>
      <w:bookmarkEnd w:id="33"/>
      <w:bookmarkEnd w:id="34"/>
      <w:bookmarkEnd w:id="35"/>
      <w:bookmarkEnd w:id="36"/>
      <w:bookmarkEnd w:id="37"/>
      <w:bookmarkEnd w:id="38"/>
      <w:r>
        <w:t>Diagrams</w:t>
      </w:r>
      <w:bookmarkEnd w:id="39"/>
      <w:bookmarkEnd w:id="40"/>
      <w:bookmarkEnd w:id="41"/>
      <w:bookmarkEnd w:id="48"/>
    </w:p>
    <w:p w14:paraId="4EA6A841" w14:textId="77777777" w:rsidR="002869DC" w:rsidRPr="007E7043" w:rsidRDefault="002869DC" w:rsidP="007E7043">
      <w:pPr>
        <w:spacing w:before="100" w:beforeAutospacing="1" w:after="100" w:afterAutospacing="1" w:line="300" w:lineRule="atLeast"/>
        <w:ind w:left="360"/>
        <w:rPr>
          <w:rFonts w:eastAsia="Arial" w:cs="Arial"/>
          <w:szCs w:val="16"/>
        </w:rPr>
      </w:pPr>
      <w:r w:rsidRPr="007E7043">
        <w:rPr>
          <w:rFonts w:eastAsia="Arial" w:cs="Arial"/>
          <w:szCs w:val="16"/>
        </w:rPr>
        <w:t>High level architecture diagrams of the major functions and modules of the system are given below.</w:t>
      </w:r>
    </w:p>
    <w:p w14:paraId="6A91A897" w14:textId="16C0E339" w:rsidR="002869DC" w:rsidRPr="007E7043" w:rsidRDefault="002869DC" w:rsidP="79939D89">
      <w:pPr>
        <w:spacing w:beforeAutospacing="1" w:afterAutospacing="1" w:line="300" w:lineRule="atLeast"/>
        <w:ind w:left="360"/>
        <w:rPr>
          <w:rFonts w:eastAsia="Arial" w:cs="Arial"/>
        </w:rPr>
      </w:pPr>
      <w:r w:rsidRPr="79939D89">
        <w:rPr>
          <w:rFonts w:eastAsia="Arial" w:cs="Arial"/>
        </w:rPr>
        <w:t xml:space="preserve">Two primary software packages control the system: Tempo for run execution and workflow management, and </w:t>
      </w:r>
      <w:r w:rsidR="1F43337E" w:rsidRPr="79939D89">
        <w:rPr>
          <w:rFonts w:eastAsia="Arial" w:cs="Arial"/>
        </w:rPr>
        <w:t xml:space="preserve">TempoAdmin </w:t>
      </w:r>
      <w:r w:rsidRPr="79939D89">
        <w:rPr>
          <w:rFonts w:eastAsia="Arial" w:cs="Arial"/>
        </w:rPr>
        <w:t xml:space="preserve">for device configuration and system administration. Both Tempo and </w:t>
      </w:r>
      <w:r w:rsidR="75657A24" w:rsidRPr="79939D89">
        <w:rPr>
          <w:rFonts w:eastAsia="Arial" w:cs="Arial"/>
        </w:rPr>
        <w:t>Tempo</w:t>
      </w:r>
      <w:r w:rsidRPr="79939D89">
        <w:rPr>
          <w:rFonts w:eastAsia="Arial" w:cs="Arial"/>
        </w:rPr>
        <w:t>Admin store their data using Microsoft SQL Server with Windows Authentication, maintaining device configurations, run protocols, plate inventory, and audit trails in the database. Application settings are stored in Windows application configuration files, and device capability definitions are stored as XML in the database. The applications also maintain extensive log files for device communication, run execution, and error tracking on the filesystem.</w:t>
      </w:r>
    </w:p>
    <w:p w14:paraId="70FDA708" w14:textId="77777777" w:rsidR="002869DC" w:rsidRDefault="002869DC" w:rsidP="00284229">
      <w:pPr>
        <w:spacing w:before="100" w:beforeAutospacing="1" w:after="100" w:afterAutospacing="1" w:line="300" w:lineRule="atLeast"/>
        <w:ind w:left="360"/>
        <w:rPr>
          <w:rFonts w:eastAsia="Arial" w:cs="Arial"/>
          <w:szCs w:val="16"/>
        </w:rPr>
      </w:pPr>
      <w:r w:rsidRPr="007E7043">
        <w:rPr>
          <w:rFonts w:eastAsia="Arial" w:cs="Arial"/>
          <w:szCs w:val="16"/>
        </w:rPr>
        <w:t>The user interacts with the software through the Tempo workstation user interface running Windows. The system operates in physically secured laboratory environments, with all device communication occurring on private network.</w:t>
      </w:r>
    </w:p>
    <w:p w14:paraId="49E26565" w14:textId="47751168" w:rsidR="004777F0" w:rsidRDefault="004777F0" w:rsidP="00284229">
      <w:pPr>
        <w:spacing w:before="100" w:beforeAutospacing="1" w:after="100" w:afterAutospacing="1" w:line="300" w:lineRule="atLeast"/>
        <w:ind w:left="360"/>
        <w:rPr>
          <w:rFonts w:eastAsia="Arial" w:cs="Arial"/>
          <w:szCs w:val="16"/>
        </w:rPr>
      </w:pPr>
      <w:r w:rsidRPr="004777F0">
        <w:rPr>
          <w:rFonts w:eastAsia="Arial" w:cs="Arial"/>
          <w:szCs w:val="16"/>
        </w:rPr>
        <w:t xml:space="preserve">As shown in Figure </w:t>
      </w:r>
      <w:r>
        <w:rPr>
          <w:rFonts w:eastAsia="Arial" w:cs="Arial"/>
          <w:szCs w:val="16"/>
        </w:rPr>
        <w:t>1</w:t>
      </w:r>
      <w:r w:rsidRPr="004777F0">
        <w:rPr>
          <w:rFonts w:eastAsia="Arial" w:cs="Arial"/>
          <w:szCs w:val="16"/>
        </w:rPr>
        <w:t>, the Host PC and OS Environment diagram illustrates the software and operating system environment in which Tempo is installed and executed.</w:t>
      </w:r>
    </w:p>
    <w:p w14:paraId="42271525" w14:textId="77777777" w:rsidR="00766656" w:rsidRDefault="001173D3" w:rsidP="00F90F2A">
      <w:pPr>
        <w:keepNext/>
        <w:spacing w:before="100" w:beforeAutospacing="1" w:after="100" w:afterAutospacing="1" w:line="300" w:lineRule="atLeast"/>
        <w:ind w:left="360"/>
      </w:pPr>
      <w:commentRangeStart w:id="49"/>
      <w:commentRangeStart w:id="50"/>
      <w:r w:rsidRPr="00B82180">
        <w:rPr>
          <w:noProof/>
        </w:rPr>
        <w:lastRenderedPageBreak/>
        <w:drawing>
          <wp:inline distT="0" distB="0" distL="0" distR="0" wp14:anchorId="7E4C597F" wp14:editId="52124A3B">
            <wp:extent cx="4469866" cy="3277210"/>
            <wp:effectExtent l="0" t="0" r="6985" b="0"/>
            <wp:docPr id="41222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5591" name=""/>
                    <pic:cNvPicPr/>
                  </pic:nvPicPr>
                  <pic:blipFill>
                    <a:blip r:embed="rId15"/>
                    <a:stretch>
                      <a:fillRect/>
                    </a:stretch>
                  </pic:blipFill>
                  <pic:spPr>
                    <a:xfrm>
                      <a:off x="0" y="0"/>
                      <a:ext cx="4478666" cy="3283662"/>
                    </a:xfrm>
                    <a:prstGeom prst="rect">
                      <a:avLst/>
                    </a:prstGeom>
                  </pic:spPr>
                </pic:pic>
              </a:graphicData>
            </a:graphic>
          </wp:inline>
        </w:drawing>
      </w:r>
      <w:commentRangeEnd w:id="49"/>
      <w:r w:rsidR="00206E90">
        <w:rPr>
          <w:rStyle w:val="CommentReference"/>
          <w:sz w:val="20"/>
          <w:szCs w:val="24"/>
        </w:rPr>
        <w:commentReference w:id="49"/>
      </w:r>
      <w:commentRangeEnd w:id="50"/>
      <w:r w:rsidR="00454341">
        <w:rPr>
          <w:rStyle w:val="CommentReference"/>
          <w:sz w:val="20"/>
          <w:szCs w:val="24"/>
        </w:rPr>
        <w:commentReference w:id="50"/>
      </w:r>
    </w:p>
    <w:p w14:paraId="329FF570" w14:textId="56534FC5" w:rsidR="001173D3" w:rsidRDefault="00766656" w:rsidP="00F90F2A">
      <w:pPr>
        <w:pStyle w:val="Caption"/>
        <w:rPr>
          <w:rFonts w:eastAsia="Arial"/>
          <w:szCs w:val="16"/>
        </w:rPr>
      </w:pPr>
      <w:r>
        <w:t xml:space="preserve">Figure </w:t>
      </w:r>
      <w:fldSimple w:instr=" SEQ Figure \* ARABIC ">
        <w:r w:rsidR="0053595E">
          <w:rPr>
            <w:noProof/>
          </w:rPr>
          <w:t>1</w:t>
        </w:r>
      </w:fldSimple>
      <w:r w:rsidR="009B4D40">
        <w:rPr>
          <w:noProof/>
        </w:rPr>
        <w:t>: Host PC &amp; OS Environment</w:t>
      </w:r>
    </w:p>
    <w:p w14:paraId="5956C900" w14:textId="77777777" w:rsidR="00284229" w:rsidRDefault="00284229" w:rsidP="00284229">
      <w:pPr>
        <w:spacing w:before="100" w:beforeAutospacing="1" w:after="100" w:afterAutospacing="1" w:line="300" w:lineRule="atLeast"/>
        <w:ind w:left="360"/>
        <w:rPr>
          <w:ins w:id="51" w:author="Kunnel Vijayan, Thushara" w:date="2026-06-22T10:21:00Z" w16du:dateUtc="2026-06-22T04:51:00Z"/>
          <w:rFonts w:eastAsia="Arial" w:cs="Arial"/>
          <w:szCs w:val="16"/>
        </w:rPr>
      </w:pPr>
    </w:p>
    <w:p w14:paraId="68954C75" w14:textId="598BC230" w:rsidR="00766656" w:rsidRDefault="00766656" w:rsidP="00284229">
      <w:pPr>
        <w:spacing w:before="100" w:beforeAutospacing="1" w:after="100" w:afterAutospacing="1" w:line="300" w:lineRule="atLeast"/>
        <w:ind w:left="360"/>
        <w:rPr>
          <w:rFonts w:eastAsia="Arial" w:cs="Arial"/>
          <w:szCs w:val="16"/>
        </w:rPr>
        <w:sectPr w:rsidR="00766656" w:rsidSect="00284229">
          <w:headerReference w:type="default" r:id="rId16"/>
          <w:footerReference w:type="default" r:id="rId17"/>
          <w:footerReference w:type="first" r:id="rId18"/>
          <w:pgSz w:w="12240" w:h="15840" w:code="1"/>
          <w:pgMar w:top="1440" w:right="1440" w:bottom="1440" w:left="1440" w:header="720" w:footer="720" w:gutter="0"/>
          <w:cols w:space="720"/>
          <w:docGrid w:linePitch="360"/>
        </w:sectPr>
      </w:pPr>
    </w:p>
    <w:p w14:paraId="66FDA25D" w14:textId="2B704C06" w:rsidR="009316C8" w:rsidRDefault="009316C8" w:rsidP="00D30F44">
      <w:pPr>
        <w:keepNext/>
        <w:spacing w:before="100" w:beforeAutospacing="1" w:after="100" w:afterAutospacing="1" w:line="300" w:lineRule="atLeast"/>
        <w:ind w:left="360"/>
      </w:pPr>
      <w:r w:rsidRPr="009316C8">
        <w:lastRenderedPageBreak/>
        <w:t xml:space="preserve">Figure </w:t>
      </w:r>
      <w:r>
        <w:t>2</w:t>
      </w:r>
      <w:r w:rsidRPr="009316C8">
        <w:t xml:space="preserve"> illustrates the high-level data flow between the main Tempo components, including the user-facing interfaces, data store, scheduling and execution services, device drivers, plate management, run logging, and email notification functions. It shows how users and administrators configure the system, how protocols are created and saved, how runs are picked up and executed, and how status, logs, and notifications are generated during operation.</w:t>
      </w:r>
    </w:p>
    <w:p w14:paraId="0A54C9F1" w14:textId="77C8A20C" w:rsidR="00D30F44" w:rsidRDefault="00284229" w:rsidP="00F90F2A">
      <w:pPr>
        <w:keepNext/>
        <w:spacing w:before="100" w:beforeAutospacing="1" w:after="100" w:afterAutospacing="1" w:line="300" w:lineRule="atLeast"/>
        <w:ind w:left="360"/>
      </w:pPr>
      <w:commentRangeStart w:id="53"/>
      <w:commentRangeStart w:id="54"/>
      <w:r>
        <w:rPr>
          <w:rFonts w:eastAsia="Arial" w:cs="Arial"/>
          <w:noProof/>
          <w:szCs w:val="16"/>
        </w:rPr>
        <w:drawing>
          <wp:inline distT="0" distB="0" distL="0" distR="0" wp14:anchorId="461F4963" wp14:editId="1B734973">
            <wp:extent cx="8229600" cy="3241826"/>
            <wp:effectExtent l="0" t="0" r="0" b="0"/>
            <wp:docPr id="1890290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29600" cy="3241826"/>
                    </a:xfrm>
                    <a:prstGeom prst="rect">
                      <a:avLst/>
                    </a:prstGeom>
                    <a:noFill/>
                  </pic:spPr>
                </pic:pic>
              </a:graphicData>
            </a:graphic>
          </wp:inline>
        </w:drawing>
      </w:r>
      <w:commentRangeEnd w:id="53"/>
      <w:r w:rsidR="009316C8">
        <w:rPr>
          <w:rStyle w:val="CommentReference"/>
          <w:sz w:val="20"/>
          <w:szCs w:val="24"/>
        </w:rPr>
        <w:commentReference w:id="53"/>
      </w:r>
      <w:commentRangeEnd w:id="54"/>
      <w:r w:rsidR="00454341">
        <w:rPr>
          <w:rStyle w:val="CommentReference"/>
          <w:sz w:val="20"/>
          <w:szCs w:val="24"/>
        </w:rPr>
        <w:commentReference w:id="54"/>
      </w:r>
    </w:p>
    <w:p w14:paraId="03FEB711" w14:textId="7D332F47" w:rsidR="00EA0F78" w:rsidRDefault="00D30F44" w:rsidP="00F90F2A">
      <w:pPr>
        <w:pStyle w:val="Caption"/>
        <w:rPr>
          <w:rFonts w:eastAsia="Arial"/>
          <w:szCs w:val="16"/>
        </w:rPr>
      </w:pPr>
      <w:r>
        <w:t xml:space="preserve">Figure </w:t>
      </w:r>
      <w:fldSimple w:instr=" SEQ Figure \* ARABIC ">
        <w:r w:rsidR="0053595E">
          <w:rPr>
            <w:noProof/>
          </w:rPr>
          <w:t>2</w:t>
        </w:r>
      </w:fldSimple>
      <w:r w:rsidR="00FE2DC0">
        <w:rPr>
          <w:noProof/>
        </w:rPr>
        <w:t>: Tempo Data</w:t>
      </w:r>
      <w:r w:rsidR="008435AF">
        <w:rPr>
          <w:noProof/>
        </w:rPr>
        <w:t>flow</w:t>
      </w:r>
    </w:p>
    <w:p w14:paraId="4EEA173D" w14:textId="668576A7" w:rsidR="00EA0F78" w:rsidRDefault="00EA0F78" w:rsidP="005956C4">
      <w:pPr>
        <w:spacing w:line="259" w:lineRule="auto"/>
        <w:rPr>
          <w:rFonts w:eastAsia="Arial" w:cs="Arial"/>
          <w:szCs w:val="16"/>
        </w:rPr>
      </w:pPr>
      <w:r>
        <w:rPr>
          <w:rFonts w:eastAsia="Arial" w:cs="Arial"/>
          <w:szCs w:val="16"/>
        </w:rPr>
        <w:br w:type="page"/>
      </w:r>
    </w:p>
    <w:p w14:paraId="0E943EE7" w14:textId="7F0C8174" w:rsidR="00E44D37" w:rsidRDefault="00E44D37" w:rsidP="00E44D37">
      <w:pPr>
        <w:spacing w:before="100" w:beforeAutospacing="1" w:after="100" w:afterAutospacing="1" w:line="300" w:lineRule="atLeast"/>
        <w:rPr>
          <w:rFonts w:eastAsia="Arial" w:cs="Arial"/>
          <w:szCs w:val="16"/>
        </w:rPr>
        <w:sectPr w:rsidR="00E44D37" w:rsidSect="00E44D37">
          <w:pgSz w:w="15840" w:h="12240" w:orient="landscape" w:code="1"/>
          <w:pgMar w:top="1440" w:right="1440" w:bottom="1440" w:left="1440" w:header="720" w:footer="720" w:gutter="0"/>
          <w:cols w:space="720"/>
          <w:docGrid w:linePitch="360"/>
        </w:sectPr>
      </w:pPr>
    </w:p>
    <w:p w14:paraId="2C8A53C5" w14:textId="44E3242C" w:rsidR="00C136E4" w:rsidRDefault="00C136E4" w:rsidP="00F90F2A">
      <w:pPr>
        <w:spacing w:before="100" w:beforeAutospacing="1" w:after="100" w:afterAutospacing="1" w:line="300" w:lineRule="atLeast"/>
        <w:ind w:left="360"/>
      </w:pPr>
      <w:r w:rsidRPr="00C136E4">
        <w:lastRenderedPageBreak/>
        <w:t xml:space="preserve">Figure </w:t>
      </w:r>
      <w:r>
        <w:t>3</w:t>
      </w:r>
      <w:r w:rsidRPr="00C136E4">
        <w:t xml:space="preserve"> illustrates the communication interfaces between Tempo and the external systems it depends on, including SILAS-based module integrations, vendor libraries, MS SQL Server, report and run-log storage, and the Tempo Schedule Viewer utility. It shows the communication mechanisms used by Tempo, such as TCP/IP, serial or Ethernet connections, ActiveX/DLL library calls, and file system I/O.</w:t>
      </w:r>
    </w:p>
    <w:p w14:paraId="01973E52" w14:textId="58220799" w:rsidR="00454341" w:rsidRDefault="00707B2D" w:rsidP="00F90F2A">
      <w:pPr>
        <w:pStyle w:val="BodyText3"/>
        <w:keepNext/>
        <w:ind w:left="0" w:firstLine="360"/>
      </w:pPr>
      <w:commentRangeStart w:id="55"/>
      <w:commentRangeStart w:id="56"/>
      <w:r>
        <w:rPr>
          <w:noProof/>
        </w:rPr>
        <w:drawing>
          <wp:inline distT="0" distB="0" distL="0" distR="0" wp14:anchorId="575091F5" wp14:editId="076F153E">
            <wp:extent cx="5943600" cy="3258820"/>
            <wp:effectExtent l="0" t="0" r="0" b="0"/>
            <wp:docPr id="145032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0632" name=""/>
                    <pic:cNvPicPr/>
                  </pic:nvPicPr>
                  <pic:blipFill>
                    <a:blip r:embed="rId20"/>
                    <a:stretch>
                      <a:fillRect/>
                    </a:stretch>
                  </pic:blipFill>
                  <pic:spPr>
                    <a:xfrm>
                      <a:off x="0" y="0"/>
                      <a:ext cx="5943600" cy="3258820"/>
                    </a:xfrm>
                    <a:prstGeom prst="rect">
                      <a:avLst/>
                    </a:prstGeom>
                  </pic:spPr>
                </pic:pic>
              </a:graphicData>
            </a:graphic>
          </wp:inline>
        </w:drawing>
      </w:r>
      <w:commentRangeEnd w:id="55"/>
      <w:r w:rsidR="00206E90">
        <w:rPr>
          <w:rStyle w:val="CommentReference"/>
          <w:sz w:val="20"/>
        </w:rPr>
        <w:commentReference w:id="55"/>
      </w:r>
      <w:commentRangeEnd w:id="56"/>
      <w:r w:rsidR="00B70741">
        <w:rPr>
          <w:rStyle w:val="CommentReference"/>
          <w:sz w:val="20"/>
        </w:rPr>
        <w:commentReference w:id="56"/>
      </w:r>
    </w:p>
    <w:p w14:paraId="7B0C49CE" w14:textId="5BD0663F" w:rsidR="00707B2D" w:rsidRDefault="00454341" w:rsidP="00F90F2A">
      <w:pPr>
        <w:pStyle w:val="Caption"/>
      </w:pPr>
      <w:r>
        <w:t xml:space="preserve">Figure </w:t>
      </w:r>
      <w:fldSimple w:instr=" SEQ Figure \* ARABIC ">
        <w:r w:rsidR="0053595E">
          <w:rPr>
            <w:noProof/>
          </w:rPr>
          <w:t>3</w:t>
        </w:r>
      </w:fldSimple>
      <w:r w:rsidR="008435AF">
        <w:rPr>
          <w:noProof/>
        </w:rPr>
        <w:t>: Comminications</w:t>
      </w:r>
    </w:p>
    <w:p w14:paraId="5C19C029" w14:textId="77777777" w:rsidR="000905A4" w:rsidRDefault="7E74C5F1" w:rsidP="00F90F2A">
      <w:pPr>
        <w:pStyle w:val="BodyText3"/>
        <w:keepNext/>
        <w:ind w:left="0" w:firstLine="360"/>
      </w:pPr>
      <w:commentRangeStart w:id="57"/>
      <w:commentRangeStart w:id="58"/>
      <w:r>
        <w:rPr>
          <w:noProof/>
        </w:rPr>
        <w:lastRenderedPageBreak/>
        <w:drawing>
          <wp:inline distT="0" distB="0" distL="0" distR="0" wp14:anchorId="657A78AC" wp14:editId="1064B9AB">
            <wp:extent cx="5943600" cy="3790950"/>
            <wp:effectExtent l="0" t="0" r="0" b="0"/>
            <wp:docPr id="1965776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6170" name="Picture 1965776170"/>
                    <pic:cNvPicPr/>
                  </pic:nvPicPr>
                  <pic:blipFill>
                    <a:blip r:embed="rId21">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commentRangeEnd w:id="57"/>
      <w:r w:rsidR="00206E90">
        <w:rPr>
          <w:rStyle w:val="CommentReference"/>
          <w:sz w:val="20"/>
        </w:rPr>
        <w:commentReference w:id="57"/>
      </w:r>
      <w:commentRangeEnd w:id="58"/>
      <w:r w:rsidR="00B70741">
        <w:rPr>
          <w:rStyle w:val="CommentReference"/>
          <w:sz w:val="20"/>
        </w:rPr>
        <w:commentReference w:id="58"/>
      </w:r>
    </w:p>
    <w:p w14:paraId="47BB4BE8" w14:textId="2EFCFE1F" w:rsidR="7E74C5F1" w:rsidRDefault="000905A4" w:rsidP="00F90F2A">
      <w:pPr>
        <w:pStyle w:val="Caption"/>
      </w:pPr>
      <w:r>
        <w:t xml:space="preserve">Figure </w:t>
      </w:r>
      <w:fldSimple w:instr=" SEQ Figure \* ARABIC ">
        <w:r w:rsidR="0053595E">
          <w:rPr>
            <w:noProof/>
          </w:rPr>
          <w:t>4</w:t>
        </w:r>
      </w:fldSimple>
      <w:r w:rsidR="00F87938">
        <w:t xml:space="preserve">: </w:t>
      </w:r>
      <w:r w:rsidR="003B52EC">
        <w:t>Shows</w:t>
      </w:r>
      <w:r w:rsidR="00F87938" w:rsidRPr="00F87938">
        <w:t xml:space="preserve"> how Tempo Admin supports system configuration and SQL database management during setup and maintenance.</w:t>
      </w:r>
    </w:p>
    <w:p w14:paraId="68BC4630" w14:textId="5E5967C1" w:rsidR="00593D33" w:rsidRDefault="00593D33" w:rsidP="00087473">
      <w:pPr>
        <w:pStyle w:val="BodyText3"/>
        <w:ind w:left="0" w:firstLine="360"/>
      </w:pPr>
    </w:p>
    <w:p w14:paraId="002675C5" w14:textId="11A545B2" w:rsidR="00D64210" w:rsidRDefault="00D64210" w:rsidP="00087473">
      <w:pPr>
        <w:pStyle w:val="BodyText3"/>
        <w:ind w:left="0" w:firstLine="360"/>
      </w:pPr>
    </w:p>
    <w:p w14:paraId="413BDF36" w14:textId="77777777" w:rsidR="00B05FC0" w:rsidRDefault="00D84524" w:rsidP="00F90F2A">
      <w:pPr>
        <w:pStyle w:val="BodyText3"/>
        <w:keepNext/>
        <w:ind w:left="0" w:firstLine="360"/>
      </w:pPr>
      <w:commentRangeStart w:id="59"/>
      <w:commentRangeStart w:id="60"/>
      <w:r w:rsidRPr="00D84524">
        <w:rPr>
          <w:noProof/>
        </w:rPr>
        <w:lastRenderedPageBreak/>
        <w:drawing>
          <wp:inline distT="0" distB="0" distL="0" distR="0" wp14:anchorId="6BCE3898" wp14:editId="615E0D10">
            <wp:extent cx="5921253" cy="4038950"/>
            <wp:effectExtent l="0" t="0" r="3810" b="0"/>
            <wp:docPr id="38508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89257" name=""/>
                    <pic:cNvPicPr/>
                  </pic:nvPicPr>
                  <pic:blipFill>
                    <a:blip r:embed="rId22"/>
                    <a:stretch>
                      <a:fillRect/>
                    </a:stretch>
                  </pic:blipFill>
                  <pic:spPr>
                    <a:xfrm>
                      <a:off x="0" y="0"/>
                      <a:ext cx="5921253" cy="4038950"/>
                    </a:xfrm>
                    <a:prstGeom prst="rect">
                      <a:avLst/>
                    </a:prstGeom>
                  </pic:spPr>
                </pic:pic>
              </a:graphicData>
            </a:graphic>
          </wp:inline>
        </w:drawing>
      </w:r>
      <w:commentRangeEnd w:id="59"/>
      <w:r w:rsidR="00206E90">
        <w:rPr>
          <w:rStyle w:val="CommentReference"/>
          <w:sz w:val="20"/>
        </w:rPr>
        <w:commentReference w:id="59"/>
      </w:r>
      <w:commentRangeEnd w:id="60"/>
      <w:r w:rsidR="00B70741">
        <w:rPr>
          <w:rStyle w:val="CommentReference"/>
          <w:sz w:val="20"/>
        </w:rPr>
        <w:commentReference w:id="60"/>
      </w:r>
    </w:p>
    <w:p w14:paraId="0EC8879E" w14:textId="5065540E" w:rsidR="003232C5" w:rsidRPr="00B53459" w:rsidRDefault="00B05FC0" w:rsidP="00F90F2A">
      <w:pPr>
        <w:pStyle w:val="Caption"/>
      </w:pPr>
      <w:r>
        <w:t xml:space="preserve">Figure </w:t>
      </w:r>
      <w:fldSimple w:instr=" SEQ Figure \* ARABIC ">
        <w:r w:rsidR="0053595E">
          <w:rPr>
            <w:noProof/>
          </w:rPr>
          <w:t>5</w:t>
        </w:r>
      </w:fldSimple>
      <w:r w:rsidR="00953C69">
        <w:t xml:space="preserve">: </w:t>
      </w:r>
      <w:r w:rsidR="00953C69" w:rsidRPr="00953C69">
        <w:t>Tempo Client UI Workflow and Data Interactions</w:t>
      </w:r>
    </w:p>
    <w:p w14:paraId="0EDE51C3" w14:textId="77777777" w:rsidR="00C20655" w:rsidRPr="000400E0" w:rsidRDefault="00C20655" w:rsidP="001D1CF4">
      <w:pPr>
        <w:pStyle w:val="Heading3"/>
      </w:pPr>
      <w:bookmarkStart w:id="61" w:name="_Toc238200643"/>
      <w:r>
        <w:t>Interface Diagram</w:t>
      </w:r>
      <w:bookmarkEnd w:id="61"/>
    </w:p>
    <w:p w14:paraId="59F85B31" w14:textId="43C7E044" w:rsidR="00576048" w:rsidRDefault="00576048" w:rsidP="00087473">
      <w:pPr>
        <w:pStyle w:val="BodyText3"/>
        <w:ind w:left="426"/>
      </w:pPr>
    </w:p>
    <w:p w14:paraId="0329945F" w14:textId="77777777" w:rsidR="00663EC6" w:rsidRDefault="00E20271" w:rsidP="00F90F2A">
      <w:pPr>
        <w:pStyle w:val="BodyText3"/>
        <w:keepNext/>
        <w:ind w:left="426"/>
      </w:pPr>
      <w:r w:rsidRPr="00E20271">
        <w:rPr>
          <w:noProof/>
        </w:rPr>
        <w:lastRenderedPageBreak/>
        <w:drawing>
          <wp:inline distT="0" distB="0" distL="0" distR="0" wp14:anchorId="22E5DA25" wp14:editId="78871008">
            <wp:extent cx="5943600" cy="5228590"/>
            <wp:effectExtent l="0" t="0" r="0" b="0"/>
            <wp:docPr id="18576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77032" name=""/>
                    <pic:cNvPicPr/>
                  </pic:nvPicPr>
                  <pic:blipFill>
                    <a:blip r:embed="rId23"/>
                    <a:stretch>
                      <a:fillRect/>
                    </a:stretch>
                  </pic:blipFill>
                  <pic:spPr>
                    <a:xfrm>
                      <a:off x="0" y="0"/>
                      <a:ext cx="5943600" cy="5228590"/>
                    </a:xfrm>
                    <a:prstGeom prst="rect">
                      <a:avLst/>
                    </a:prstGeom>
                  </pic:spPr>
                </pic:pic>
              </a:graphicData>
            </a:graphic>
          </wp:inline>
        </w:drawing>
      </w:r>
    </w:p>
    <w:p w14:paraId="7EB7D71E" w14:textId="5E14B427" w:rsidR="00E20271" w:rsidRDefault="00663EC6" w:rsidP="00F90F2A">
      <w:pPr>
        <w:pStyle w:val="Caption"/>
      </w:pPr>
      <w:r>
        <w:t xml:space="preserve">Figure </w:t>
      </w:r>
      <w:fldSimple w:instr=" SEQ Figure \* ARABIC ">
        <w:r w:rsidR="0053595E">
          <w:rPr>
            <w:noProof/>
          </w:rPr>
          <w:t>6</w:t>
        </w:r>
      </w:fldSimple>
      <w:r w:rsidR="00E02FDC">
        <w:rPr>
          <w:noProof/>
        </w:rPr>
        <w:t>: Interface Diagram</w:t>
      </w:r>
    </w:p>
    <w:p w14:paraId="240DFAED" w14:textId="4AF2429B" w:rsidR="00C20655" w:rsidRDefault="00662800" w:rsidP="00087473">
      <w:pPr>
        <w:pStyle w:val="BodyText3"/>
        <w:ind w:left="426"/>
      </w:pPr>
      <w:r w:rsidRPr="00662800">
        <w:t xml:space="preserve">The above </w:t>
      </w:r>
      <w:r w:rsidR="0098637D" w:rsidRPr="00662800">
        <w:t>diagram</w:t>
      </w:r>
      <w:r w:rsidR="0098637D">
        <w:t xml:space="preserve"> (</w:t>
      </w:r>
      <w:r w:rsidR="00694A18">
        <w:t>Figure 6)</w:t>
      </w:r>
      <w:r w:rsidRPr="00662800">
        <w:t xml:space="preserve"> shows the general interfaces between modules of the system. No wireless interfaces are present; all communications are through wired interfaces only.</w:t>
      </w:r>
    </w:p>
    <w:p w14:paraId="4760217A" w14:textId="77777777" w:rsidR="00C20655" w:rsidRPr="000400E0" w:rsidRDefault="00C20655" w:rsidP="001D1CF4">
      <w:pPr>
        <w:pStyle w:val="Heading3"/>
      </w:pPr>
      <w:bookmarkStart w:id="62" w:name="_Toc238200644"/>
      <w:r>
        <w:t>Network Security</w:t>
      </w:r>
      <w:bookmarkEnd w:id="62"/>
    </w:p>
    <w:p w14:paraId="42839DE1" w14:textId="77777777" w:rsidR="003044D6" w:rsidRDefault="003044D6" w:rsidP="004253AC">
      <w:pPr>
        <w:pStyle w:val="BodyText3"/>
        <w:ind w:left="426"/>
      </w:pPr>
      <w:r>
        <w:t xml:space="preserve">The Tempo system operates from a laboratory workstation PC that is typically deployed on isolated laboratory networks. The workstation PC is configured with Windows Firewall, with its detailed settings to allow outgoing connections to devices, PLC, SQL Server etc. Tempo does not host any server services or accept inbound network requests. The system communicates outbound via TCP sockets to devices on fixed IP addresses, Modbus TCP to PLCs, direct serial connections (COM ports) to devices such as barcode readers and SMTP over configured ports (in UI) for email notifications to configured mail servers. All device communication occurs on private laboratory subnets. Serial device communication bypasses the network entirely, using direct physical cable connections to USB-to-serial adapters or native serial ports. No modifications to Windows Firewall rules are required by the Tempo installer. </w:t>
      </w:r>
    </w:p>
    <w:p w14:paraId="34B88B6A" w14:textId="6CF23FE2" w:rsidR="00C20655" w:rsidRDefault="003044D6" w:rsidP="004253AC">
      <w:pPr>
        <w:pStyle w:val="BodyText3"/>
        <w:ind w:left="426"/>
      </w:pPr>
      <w:r>
        <w:lastRenderedPageBreak/>
        <w:t>A Tempo with Echo integration network diagram is added below</w:t>
      </w:r>
      <w:r w:rsidR="00CD1DDC">
        <w:t xml:space="preserve"> (figure 7)</w:t>
      </w:r>
      <w:r>
        <w:t xml:space="preserve"> because 90% of Tempo systems have at least one Echo.</w:t>
      </w:r>
    </w:p>
    <w:p w14:paraId="3C5EAB6B" w14:textId="77777777" w:rsidR="00E96063" w:rsidRDefault="00E96063" w:rsidP="004253AC">
      <w:pPr>
        <w:pStyle w:val="BodyText3"/>
        <w:ind w:left="426"/>
      </w:pPr>
    </w:p>
    <w:p w14:paraId="601CA04F" w14:textId="77777777" w:rsidR="00CD1DDC" w:rsidRDefault="00E96063" w:rsidP="00F90F2A">
      <w:pPr>
        <w:pStyle w:val="BodyText3"/>
        <w:keepNext/>
        <w:ind w:left="426"/>
      </w:pPr>
      <w:commentRangeStart w:id="63"/>
      <w:commentRangeStart w:id="64"/>
      <w:r w:rsidRPr="00905DEA">
        <w:rPr>
          <w:noProof/>
        </w:rPr>
        <w:drawing>
          <wp:inline distT="0" distB="0" distL="0" distR="0" wp14:anchorId="3998BCFE" wp14:editId="3397385D">
            <wp:extent cx="5843832" cy="2458528"/>
            <wp:effectExtent l="0" t="0" r="5080" b="0"/>
            <wp:docPr id="1359315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87804" cy="2477027"/>
                    </a:xfrm>
                    <a:prstGeom prst="rect">
                      <a:avLst/>
                    </a:prstGeom>
                    <a:noFill/>
                    <a:ln>
                      <a:noFill/>
                    </a:ln>
                  </pic:spPr>
                </pic:pic>
              </a:graphicData>
            </a:graphic>
          </wp:inline>
        </w:drawing>
      </w:r>
      <w:commentRangeEnd w:id="63"/>
      <w:r w:rsidR="00231C96">
        <w:rPr>
          <w:rStyle w:val="CommentReference"/>
          <w:sz w:val="20"/>
        </w:rPr>
        <w:commentReference w:id="63"/>
      </w:r>
      <w:commentRangeEnd w:id="64"/>
      <w:r w:rsidR="00DE701C">
        <w:rPr>
          <w:rStyle w:val="CommentReference"/>
          <w:sz w:val="20"/>
        </w:rPr>
        <w:commentReference w:id="64"/>
      </w:r>
    </w:p>
    <w:p w14:paraId="691867FC" w14:textId="7B7A5024" w:rsidR="00E96063" w:rsidRDefault="00CD1DDC" w:rsidP="00F90F2A">
      <w:pPr>
        <w:pStyle w:val="Caption"/>
      </w:pPr>
      <w:r>
        <w:t xml:space="preserve">Figure </w:t>
      </w:r>
      <w:fldSimple w:instr=" SEQ Figure \* ARABIC ">
        <w:r w:rsidR="0053595E">
          <w:rPr>
            <w:noProof/>
          </w:rPr>
          <w:t>7</w:t>
        </w:r>
      </w:fldSimple>
      <w:r w:rsidR="00F273E1">
        <w:rPr>
          <w:noProof/>
        </w:rPr>
        <w:t xml:space="preserve">: </w:t>
      </w:r>
      <w:r w:rsidR="00422260">
        <w:rPr>
          <w:noProof/>
        </w:rPr>
        <w:t xml:space="preserve">Network </w:t>
      </w:r>
      <w:r w:rsidR="00E76B32">
        <w:rPr>
          <w:noProof/>
        </w:rPr>
        <w:t>diagram of Tempo with Echo integration</w:t>
      </w:r>
    </w:p>
    <w:p w14:paraId="1C3306E6" w14:textId="77777777" w:rsidR="00E96063" w:rsidRDefault="00E96063" w:rsidP="004253AC">
      <w:pPr>
        <w:pStyle w:val="BodyText3"/>
        <w:ind w:left="426"/>
      </w:pPr>
    </w:p>
    <w:p w14:paraId="26C93428" w14:textId="6A0E06B2" w:rsidR="00C20655" w:rsidRPr="000400E0" w:rsidRDefault="00C20655" w:rsidP="001D1CF4">
      <w:pPr>
        <w:pStyle w:val="Heading3"/>
      </w:pPr>
      <w:bookmarkStart w:id="65" w:name="_Toc238200645"/>
      <w:r>
        <w:lastRenderedPageBreak/>
        <w:t xml:space="preserve">Data </w:t>
      </w:r>
      <w:r w:rsidR="004163BF">
        <w:t>Mapping</w:t>
      </w:r>
      <w:r w:rsidR="000E73A6">
        <w:t xml:space="preserve"> / </w:t>
      </w:r>
      <w:r w:rsidR="0041210C">
        <w:t>Security</w:t>
      </w:r>
      <w:bookmarkEnd w:id="65"/>
    </w:p>
    <w:p w14:paraId="50E254B2" w14:textId="77777777" w:rsidR="0053595E" w:rsidRDefault="00597454" w:rsidP="00F90F2A">
      <w:pPr>
        <w:pStyle w:val="BodyText"/>
        <w:keepNext/>
        <w:ind w:left="360"/>
        <w:jc w:val="both"/>
      </w:pPr>
      <w:commentRangeStart w:id="66"/>
      <w:commentRangeStart w:id="67"/>
      <w:r w:rsidRPr="00597454">
        <w:rPr>
          <w:b/>
          <w:i/>
          <w:noProof/>
          <w:color w:val="FF0000"/>
          <w:sz w:val="16"/>
        </w:rPr>
        <w:drawing>
          <wp:inline distT="0" distB="0" distL="0" distR="0" wp14:anchorId="6FA01EC2" wp14:editId="75DA3DD6">
            <wp:extent cx="4882551" cy="3936818"/>
            <wp:effectExtent l="0" t="0" r="0" b="6985"/>
            <wp:docPr id="372578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9024" cy="3958163"/>
                    </a:xfrm>
                    <a:prstGeom prst="rect">
                      <a:avLst/>
                    </a:prstGeom>
                    <a:noFill/>
                    <a:ln>
                      <a:noFill/>
                    </a:ln>
                  </pic:spPr>
                </pic:pic>
              </a:graphicData>
            </a:graphic>
          </wp:inline>
        </w:drawing>
      </w:r>
      <w:commentRangeEnd w:id="66"/>
      <w:r w:rsidR="00206E90">
        <w:rPr>
          <w:rStyle w:val="CommentReference"/>
          <w:sz w:val="20"/>
          <w:szCs w:val="22"/>
        </w:rPr>
        <w:commentReference w:id="66"/>
      </w:r>
      <w:commentRangeEnd w:id="67"/>
      <w:r w:rsidR="00CB0B78">
        <w:rPr>
          <w:rStyle w:val="CommentReference"/>
          <w:sz w:val="20"/>
          <w:szCs w:val="22"/>
        </w:rPr>
        <w:commentReference w:id="67"/>
      </w:r>
    </w:p>
    <w:p w14:paraId="6CC8D982" w14:textId="7475B449" w:rsidR="00597454" w:rsidRPr="00597454" w:rsidRDefault="0053595E" w:rsidP="00F90F2A">
      <w:pPr>
        <w:pStyle w:val="Caption"/>
        <w:jc w:val="both"/>
        <w:rPr>
          <w:b/>
          <w:color w:val="FF0000"/>
        </w:rPr>
      </w:pPr>
      <w:r>
        <w:t xml:space="preserve">Figure </w:t>
      </w:r>
      <w:fldSimple w:instr=" SEQ Figure \* ARABIC ">
        <w:r>
          <w:rPr>
            <w:noProof/>
          </w:rPr>
          <w:t>8</w:t>
        </w:r>
      </w:fldSimple>
      <w:r w:rsidR="00C95DC4">
        <w:t xml:space="preserve">: </w:t>
      </w:r>
      <w:r w:rsidR="00C95DC4" w:rsidRPr="00C95DC4">
        <w:t> Tempo Data Flow Across System Elements for Security Control Identification</w:t>
      </w:r>
    </w:p>
    <w:p w14:paraId="1DD6CD09" w14:textId="77777777" w:rsidR="00597454" w:rsidRPr="00344903" w:rsidRDefault="00597454" w:rsidP="009C74A3">
      <w:pPr>
        <w:pStyle w:val="BodyText"/>
        <w:ind w:left="360"/>
        <w:jc w:val="both"/>
        <w:rPr>
          <w:rStyle w:val="InstructionsShowChar"/>
          <w:b/>
          <w:color w:val="FF0000"/>
          <w:szCs w:val="24"/>
        </w:rPr>
      </w:pPr>
    </w:p>
    <w:p w14:paraId="0F27151D" w14:textId="5990B925" w:rsidR="00C20655" w:rsidRDefault="00547DA5" w:rsidP="00087473">
      <w:pPr>
        <w:pStyle w:val="BodyText4"/>
        <w:ind w:left="426"/>
      </w:pPr>
      <w:r w:rsidRPr="00547DA5">
        <w:t>The table below lists the kind of data (described above) that is on or traveling through each system element. This helps clearly identify the security controls needed to protect the data.</w:t>
      </w:r>
    </w:p>
    <w:tbl>
      <w:tblPr>
        <w:tblStyle w:val="TableGrid"/>
        <w:tblW w:w="9947" w:type="dxa"/>
        <w:jc w:val="center"/>
        <w:tblLayout w:type="fixed"/>
        <w:tblLook w:val="04A0" w:firstRow="1" w:lastRow="0" w:firstColumn="1" w:lastColumn="0" w:noHBand="0" w:noVBand="1"/>
      </w:tblPr>
      <w:tblGrid>
        <w:gridCol w:w="2199"/>
        <w:gridCol w:w="1937"/>
        <w:gridCol w:w="1937"/>
        <w:gridCol w:w="1302"/>
        <w:gridCol w:w="2572"/>
      </w:tblGrid>
      <w:tr w:rsidR="00C20655" w:rsidRPr="00FC0896" w14:paraId="7B4D236D" w14:textId="77777777" w:rsidTr="0FF5C2B7">
        <w:trPr>
          <w:tblHeader/>
          <w:jc w:val="center"/>
        </w:trPr>
        <w:tc>
          <w:tcPr>
            <w:tcW w:w="2199" w:type="dxa"/>
            <w:shd w:val="clear" w:color="auto" w:fill="D9D9D9" w:themeFill="background1" w:themeFillShade="D9"/>
          </w:tcPr>
          <w:p w14:paraId="6961AA16" w14:textId="342571E6" w:rsidR="00C20655" w:rsidRPr="00FC0896" w:rsidRDefault="00C20655" w:rsidP="00C208D8">
            <w:pPr>
              <w:pStyle w:val="TableHeading"/>
              <w:rPr>
                <w:b w:val="0"/>
                <w:bCs w:val="0"/>
              </w:rPr>
            </w:pPr>
            <w:r>
              <w:lastRenderedPageBreak/>
              <w:t>System Element</w:t>
            </w:r>
            <w:r w:rsidR="5135D296">
              <w:t>/Assets</w:t>
            </w:r>
            <w:r>
              <w:br/>
            </w:r>
            <w:r w:rsidRPr="0FF5C2B7">
              <w:rPr>
                <w:b w:val="0"/>
                <w:bCs w:val="0"/>
                <w:sz w:val="18"/>
                <w:szCs w:val="18"/>
              </w:rPr>
              <w:t>(Location)</w:t>
            </w:r>
          </w:p>
        </w:tc>
        <w:tc>
          <w:tcPr>
            <w:tcW w:w="1937" w:type="dxa"/>
            <w:shd w:val="clear" w:color="auto" w:fill="D9D9D9" w:themeFill="background1" w:themeFillShade="D9"/>
          </w:tcPr>
          <w:p w14:paraId="62C702CE" w14:textId="77777777" w:rsidR="00C20655" w:rsidRPr="00FC0896" w:rsidRDefault="00C20655" w:rsidP="00C208D8">
            <w:pPr>
              <w:pStyle w:val="TableHeading"/>
            </w:pPr>
            <w:r w:rsidRPr="00FC0896">
              <w:t xml:space="preserve">Data At Rest / </w:t>
            </w:r>
            <w:r>
              <w:br/>
            </w:r>
            <w:r w:rsidRPr="00FC0896">
              <w:t>Data In-Transit</w:t>
            </w:r>
          </w:p>
        </w:tc>
        <w:tc>
          <w:tcPr>
            <w:tcW w:w="1937" w:type="dxa"/>
            <w:shd w:val="clear" w:color="auto" w:fill="D9D9D9" w:themeFill="background1" w:themeFillShade="D9"/>
          </w:tcPr>
          <w:p w14:paraId="07C3797F" w14:textId="77777777" w:rsidR="00C20655" w:rsidRPr="00FC0896" w:rsidRDefault="00C20655" w:rsidP="00C208D8">
            <w:pPr>
              <w:pStyle w:val="TableHeading"/>
            </w:pPr>
            <w:r w:rsidRPr="00FC0896">
              <w:t>Classification</w:t>
            </w:r>
          </w:p>
        </w:tc>
        <w:tc>
          <w:tcPr>
            <w:tcW w:w="1302" w:type="dxa"/>
            <w:shd w:val="clear" w:color="auto" w:fill="D9D9D9" w:themeFill="background1" w:themeFillShade="D9"/>
          </w:tcPr>
          <w:p w14:paraId="7118BCC0" w14:textId="77777777" w:rsidR="00C20655" w:rsidRPr="00FC0896" w:rsidRDefault="00C20655" w:rsidP="00C208D8">
            <w:pPr>
              <w:pStyle w:val="TableHeading"/>
            </w:pPr>
            <w:r w:rsidRPr="00FC0896">
              <w:t>Encryption Required?</w:t>
            </w:r>
          </w:p>
        </w:tc>
        <w:tc>
          <w:tcPr>
            <w:tcW w:w="2572" w:type="dxa"/>
            <w:shd w:val="clear" w:color="auto" w:fill="D9D9D9" w:themeFill="background1" w:themeFillShade="D9"/>
          </w:tcPr>
          <w:p w14:paraId="5D0DF3C1" w14:textId="77777777" w:rsidR="00C20655" w:rsidRPr="00FC0896" w:rsidRDefault="00C20655" w:rsidP="00C208D8">
            <w:pPr>
              <w:pStyle w:val="TableHeading"/>
            </w:pPr>
            <w:r w:rsidRPr="00FC0896">
              <w:t xml:space="preserve">Characteristics </w:t>
            </w:r>
            <w:r w:rsidRPr="00FC0896">
              <w:br/>
            </w:r>
            <w:r w:rsidRPr="00FC0896">
              <w:rPr>
                <w:b w:val="0"/>
                <w:bCs w:val="0"/>
                <w:sz w:val="18"/>
              </w:rPr>
              <w:t>(</w:t>
            </w:r>
            <w:r>
              <w:rPr>
                <w:b w:val="0"/>
                <w:bCs w:val="0"/>
                <w:sz w:val="18"/>
              </w:rPr>
              <w:t xml:space="preserve">e.g., </w:t>
            </w:r>
            <w:r w:rsidRPr="00FC0896">
              <w:rPr>
                <w:b w:val="0"/>
                <w:bCs w:val="0"/>
                <w:sz w:val="18"/>
              </w:rPr>
              <w:t>Export, Audit Log)</w:t>
            </w:r>
          </w:p>
        </w:tc>
      </w:tr>
      <w:tr w:rsidR="00A750FF" w:rsidRPr="00FC0896" w14:paraId="45394905" w14:textId="77777777" w:rsidTr="0FF5C2B7">
        <w:trPr>
          <w:tblHeader/>
          <w:jc w:val="center"/>
        </w:trPr>
        <w:tc>
          <w:tcPr>
            <w:tcW w:w="2199" w:type="dxa"/>
          </w:tcPr>
          <w:p w14:paraId="59551783" w14:textId="6D9BD3E3" w:rsidR="00A750FF" w:rsidRPr="00FC0896" w:rsidRDefault="00A750FF" w:rsidP="00A750FF">
            <w:pPr>
              <w:pStyle w:val="TableTextConcise"/>
              <w:rPr>
                <w:sz w:val="18"/>
                <w:szCs w:val="20"/>
              </w:rPr>
            </w:pPr>
            <w:r>
              <w:rPr>
                <w:sz w:val="18"/>
                <w:szCs w:val="20"/>
              </w:rPr>
              <w:t>SQL Server: Database</w:t>
            </w:r>
            <w:r w:rsidRPr="00FC0896">
              <w:rPr>
                <w:sz w:val="18"/>
                <w:szCs w:val="20"/>
              </w:rPr>
              <w:t xml:space="preserve"> </w:t>
            </w:r>
          </w:p>
        </w:tc>
        <w:tc>
          <w:tcPr>
            <w:tcW w:w="1937" w:type="dxa"/>
          </w:tcPr>
          <w:p w14:paraId="3073F3CD" w14:textId="0E1CAD78" w:rsidR="00A750FF" w:rsidRPr="00FC0896" w:rsidRDefault="00A750FF" w:rsidP="00A750FF">
            <w:pPr>
              <w:pStyle w:val="TableTextConcise"/>
              <w:rPr>
                <w:sz w:val="18"/>
                <w:szCs w:val="20"/>
              </w:rPr>
            </w:pPr>
            <w:r w:rsidRPr="00DE043B">
              <w:rPr>
                <w:sz w:val="18"/>
                <w:szCs w:val="20"/>
              </w:rPr>
              <w:t>Protocol definitions, Plate mappings, Instrument parameters</w:t>
            </w:r>
          </w:p>
        </w:tc>
        <w:tc>
          <w:tcPr>
            <w:tcW w:w="1937" w:type="dxa"/>
          </w:tcPr>
          <w:p w14:paraId="6B5CD8EF" w14:textId="7D378DC3" w:rsidR="00A750FF" w:rsidRPr="00FC0896" w:rsidRDefault="00A750FF" w:rsidP="00A750FF">
            <w:pPr>
              <w:pStyle w:val="TableTextConcise"/>
              <w:rPr>
                <w:sz w:val="18"/>
                <w:szCs w:val="20"/>
              </w:rPr>
            </w:pPr>
            <w:r>
              <w:rPr>
                <w:sz w:val="18"/>
                <w:szCs w:val="20"/>
              </w:rPr>
              <w:t>Device data</w:t>
            </w:r>
          </w:p>
        </w:tc>
        <w:tc>
          <w:tcPr>
            <w:tcW w:w="1302" w:type="dxa"/>
          </w:tcPr>
          <w:p w14:paraId="63FB4461" w14:textId="391E10C2" w:rsidR="00A750FF" w:rsidRPr="00342303" w:rsidRDefault="00A750FF" w:rsidP="006C3B1F">
            <w:pPr>
              <w:pStyle w:val="TableTextConcise"/>
              <w:jc w:val="center"/>
              <w:rPr>
                <w:sz w:val="18"/>
                <w:szCs w:val="18"/>
              </w:rPr>
            </w:pPr>
            <w:r w:rsidRPr="00EB03EC">
              <w:rPr>
                <w:sz w:val="18"/>
                <w:szCs w:val="18"/>
              </w:rPr>
              <w:t>No</w:t>
            </w:r>
          </w:p>
        </w:tc>
        <w:tc>
          <w:tcPr>
            <w:tcW w:w="2572" w:type="dxa"/>
          </w:tcPr>
          <w:p w14:paraId="42391CD9" w14:textId="77777777" w:rsidR="00A750FF" w:rsidRDefault="00A750FF" w:rsidP="00A750FF">
            <w:pPr>
              <w:pStyle w:val="TableTextConcise"/>
              <w:rPr>
                <w:sz w:val="18"/>
                <w:szCs w:val="20"/>
              </w:rPr>
            </w:pPr>
            <w:r w:rsidRPr="00EB03EC">
              <w:rPr>
                <w:sz w:val="18"/>
                <w:szCs w:val="20"/>
              </w:rPr>
              <w:t>Exportable: Yes</w:t>
            </w:r>
          </w:p>
          <w:p w14:paraId="2414831B" w14:textId="77777777" w:rsidR="00A750FF" w:rsidRDefault="00A750FF" w:rsidP="00A750FF">
            <w:pPr>
              <w:pStyle w:val="TableTextConcise"/>
              <w:rPr>
                <w:sz w:val="18"/>
                <w:szCs w:val="20"/>
              </w:rPr>
            </w:pPr>
            <w:r w:rsidRPr="00EB03EC">
              <w:rPr>
                <w:sz w:val="18"/>
                <w:szCs w:val="20"/>
              </w:rPr>
              <w:t>Backup: Yes</w:t>
            </w:r>
          </w:p>
          <w:p w14:paraId="41F66738" w14:textId="77777777" w:rsidR="00A750FF" w:rsidRDefault="00A750FF" w:rsidP="00A750FF">
            <w:pPr>
              <w:pStyle w:val="TableTextConcise"/>
              <w:rPr>
                <w:sz w:val="18"/>
                <w:szCs w:val="20"/>
              </w:rPr>
            </w:pPr>
            <w:r w:rsidRPr="00EB03EC">
              <w:rPr>
                <w:sz w:val="18"/>
                <w:szCs w:val="20"/>
              </w:rPr>
              <w:t>Local Service:</w:t>
            </w:r>
            <w:r>
              <w:rPr>
                <w:sz w:val="18"/>
                <w:szCs w:val="20"/>
              </w:rPr>
              <w:t xml:space="preserve"> Y</w:t>
            </w:r>
            <w:r w:rsidRPr="00EB03EC">
              <w:rPr>
                <w:sz w:val="18"/>
                <w:szCs w:val="20"/>
              </w:rPr>
              <w:t>es</w:t>
            </w:r>
          </w:p>
          <w:p w14:paraId="397B2B4F" w14:textId="24E2A2F7" w:rsidR="00A750FF" w:rsidRPr="00FC0896" w:rsidRDefault="00A750FF" w:rsidP="00A750FF">
            <w:pPr>
              <w:pStyle w:val="TableTextConcise"/>
              <w:rPr>
                <w:sz w:val="18"/>
                <w:szCs w:val="20"/>
              </w:rPr>
            </w:pPr>
            <w:r w:rsidRPr="00EB03EC">
              <w:rPr>
                <w:sz w:val="18"/>
                <w:szCs w:val="20"/>
              </w:rPr>
              <w:t>Remote Service: No</w:t>
            </w:r>
          </w:p>
        </w:tc>
      </w:tr>
      <w:tr w:rsidR="00A750FF" w:rsidRPr="00FC0896" w14:paraId="6AA5DDE5" w14:textId="77777777" w:rsidTr="0FF5C2B7">
        <w:trPr>
          <w:tblHeader/>
          <w:jc w:val="center"/>
        </w:trPr>
        <w:tc>
          <w:tcPr>
            <w:tcW w:w="2199" w:type="dxa"/>
          </w:tcPr>
          <w:p w14:paraId="0F94E5BE" w14:textId="2592AC7B" w:rsidR="00A750FF" w:rsidRPr="007F4A0C" w:rsidRDefault="00A750FF" w:rsidP="00A750FF">
            <w:pPr>
              <w:pStyle w:val="TableTextConcise"/>
              <w:rPr>
                <w:i/>
                <w:iCs/>
                <w:color w:val="0070C0"/>
                <w:sz w:val="16"/>
                <w:szCs w:val="16"/>
              </w:rPr>
            </w:pPr>
            <w:r>
              <w:rPr>
                <w:sz w:val="18"/>
                <w:szCs w:val="20"/>
              </w:rPr>
              <w:t>SQL Server: Database</w:t>
            </w:r>
          </w:p>
        </w:tc>
        <w:tc>
          <w:tcPr>
            <w:tcW w:w="1937" w:type="dxa"/>
          </w:tcPr>
          <w:p w14:paraId="06EFC0DB" w14:textId="77777777" w:rsidR="00A750FF" w:rsidRDefault="00A750FF" w:rsidP="00A750FF">
            <w:pPr>
              <w:pStyle w:val="TableTextConcise"/>
              <w:rPr>
                <w:sz w:val="18"/>
                <w:szCs w:val="20"/>
              </w:rPr>
            </w:pPr>
            <w:r w:rsidRPr="00DE043B">
              <w:rPr>
                <w:sz w:val="18"/>
                <w:szCs w:val="20"/>
              </w:rPr>
              <w:t>Run execution logs</w:t>
            </w:r>
            <w:r>
              <w:rPr>
                <w:sz w:val="18"/>
                <w:szCs w:val="20"/>
              </w:rPr>
              <w:t>,</w:t>
            </w:r>
          </w:p>
          <w:p w14:paraId="5E3E57A7" w14:textId="36C640B0" w:rsidR="00A750FF" w:rsidRPr="007F4A0C" w:rsidRDefault="00A750FF" w:rsidP="00A750FF">
            <w:pPr>
              <w:pStyle w:val="TableTextConcise"/>
              <w:rPr>
                <w:i/>
                <w:iCs/>
                <w:color w:val="0070C0"/>
                <w:sz w:val="16"/>
                <w:szCs w:val="16"/>
              </w:rPr>
            </w:pPr>
            <w:r w:rsidRPr="00DE043B">
              <w:rPr>
                <w:sz w:val="18"/>
                <w:szCs w:val="20"/>
              </w:rPr>
              <w:t>Timestamps</w:t>
            </w:r>
          </w:p>
        </w:tc>
        <w:tc>
          <w:tcPr>
            <w:tcW w:w="1937" w:type="dxa"/>
          </w:tcPr>
          <w:p w14:paraId="18B59343" w14:textId="6EAC8371" w:rsidR="00A750FF" w:rsidRPr="007F4A0C" w:rsidRDefault="00A750FF" w:rsidP="00A750FF">
            <w:pPr>
              <w:pStyle w:val="TableTextConcise"/>
              <w:rPr>
                <w:i/>
                <w:iCs/>
                <w:color w:val="0070C0"/>
                <w:sz w:val="16"/>
                <w:szCs w:val="16"/>
              </w:rPr>
            </w:pPr>
            <w:r>
              <w:rPr>
                <w:sz w:val="18"/>
                <w:szCs w:val="20"/>
              </w:rPr>
              <w:t>Audit Logs</w:t>
            </w:r>
          </w:p>
        </w:tc>
        <w:tc>
          <w:tcPr>
            <w:tcW w:w="1302" w:type="dxa"/>
          </w:tcPr>
          <w:p w14:paraId="08DF32E8" w14:textId="6B3B6848" w:rsidR="00A750FF" w:rsidRPr="007F4A0C" w:rsidRDefault="00A750FF" w:rsidP="00A750FF">
            <w:pPr>
              <w:pStyle w:val="TableTextConcise"/>
              <w:jc w:val="center"/>
              <w:rPr>
                <w:i/>
                <w:iCs/>
                <w:color w:val="0070C0"/>
                <w:sz w:val="16"/>
                <w:szCs w:val="16"/>
              </w:rPr>
            </w:pPr>
            <w:r>
              <w:rPr>
                <w:sz w:val="18"/>
                <w:szCs w:val="18"/>
              </w:rPr>
              <w:t>No</w:t>
            </w:r>
          </w:p>
        </w:tc>
        <w:tc>
          <w:tcPr>
            <w:tcW w:w="2572" w:type="dxa"/>
          </w:tcPr>
          <w:p w14:paraId="611C7117" w14:textId="77777777" w:rsidR="00A750FF" w:rsidRDefault="00A750FF" w:rsidP="00A750FF">
            <w:pPr>
              <w:pStyle w:val="TableTextConcise"/>
              <w:rPr>
                <w:sz w:val="18"/>
                <w:szCs w:val="20"/>
              </w:rPr>
            </w:pPr>
            <w:r w:rsidRPr="00EB03EC">
              <w:rPr>
                <w:sz w:val="18"/>
                <w:szCs w:val="20"/>
              </w:rPr>
              <w:t>Exportable: Yes</w:t>
            </w:r>
          </w:p>
          <w:p w14:paraId="1B2B5E98" w14:textId="77777777" w:rsidR="00A750FF" w:rsidRDefault="00A750FF" w:rsidP="00A750FF">
            <w:pPr>
              <w:pStyle w:val="TableTextConcise"/>
              <w:rPr>
                <w:sz w:val="18"/>
                <w:szCs w:val="20"/>
              </w:rPr>
            </w:pPr>
            <w:r w:rsidRPr="00EB03EC">
              <w:rPr>
                <w:sz w:val="18"/>
                <w:szCs w:val="20"/>
              </w:rPr>
              <w:t>Backup: Yes</w:t>
            </w:r>
          </w:p>
          <w:p w14:paraId="69D89B86" w14:textId="77777777" w:rsidR="00A750FF" w:rsidRDefault="00A750FF" w:rsidP="00A750FF">
            <w:pPr>
              <w:pStyle w:val="TableTextConcise"/>
              <w:rPr>
                <w:sz w:val="18"/>
                <w:szCs w:val="20"/>
              </w:rPr>
            </w:pPr>
            <w:r w:rsidRPr="00EB03EC">
              <w:rPr>
                <w:sz w:val="18"/>
                <w:szCs w:val="20"/>
              </w:rPr>
              <w:t>Local Service:</w:t>
            </w:r>
            <w:r>
              <w:rPr>
                <w:sz w:val="18"/>
                <w:szCs w:val="20"/>
              </w:rPr>
              <w:t xml:space="preserve"> Y</w:t>
            </w:r>
            <w:r w:rsidRPr="00EB03EC">
              <w:rPr>
                <w:sz w:val="18"/>
                <w:szCs w:val="20"/>
              </w:rPr>
              <w:t>es</w:t>
            </w:r>
          </w:p>
          <w:p w14:paraId="236812CC" w14:textId="35D34743" w:rsidR="00A750FF" w:rsidRPr="007F4A0C" w:rsidRDefault="00A750FF" w:rsidP="00A750FF">
            <w:pPr>
              <w:pStyle w:val="TableTextConcise"/>
              <w:rPr>
                <w:i/>
                <w:iCs/>
                <w:color w:val="0070C0"/>
                <w:sz w:val="16"/>
                <w:szCs w:val="16"/>
              </w:rPr>
            </w:pPr>
            <w:r w:rsidRPr="00EB03EC">
              <w:rPr>
                <w:sz w:val="18"/>
                <w:szCs w:val="20"/>
              </w:rPr>
              <w:t>Remote Service: No</w:t>
            </w:r>
          </w:p>
        </w:tc>
      </w:tr>
      <w:tr w:rsidR="00A750FF" w:rsidRPr="00FC0896" w14:paraId="3E7C01A1" w14:textId="77777777" w:rsidTr="0FF5C2B7">
        <w:trPr>
          <w:tblHeader/>
          <w:jc w:val="center"/>
        </w:trPr>
        <w:tc>
          <w:tcPr>
            <w:tcW w:w="2199" w:type="dxa"/>
          </w:tcPr>
          <w:p w14:paraId="11B948C4" w14:textId="0561982E" w:rsidR="00A750FF" w:rsidRPr="007F4A0C" w:rsidRDefault="00A750FF" w:rsidP="00A750FF">
            <w:pPr>
              <w:pStyle w:val="TableTextConcise"/>
              <w:rPr>
                <w:i/>
                <w:iCs/>
                <w:color w:val="0070C0"/>
                <w:sz w:val="16"/>
                <w:szCs w:val="16"/>
              </w:rPr>
            </w:pPr>
            <w:r w:rsidRPr="00B31C1D">
              <w:rPr>
                <w:sz w:val="18"/>
                <w:szCs w:val="20"/>
              </w:rPr>
              <w:t xml:space="preserve">File System: </w:t>
            </w:r>
            <w:r>
              <w:rPr>
                <w:sz w:val="18"/>
                <w:szCs w:val="20"/>
              </w:rPr>
              <w:t>Export</w:t>
            </w:r>
          </w:p>
        </w:tc>
        <w:tc>
          <w:tcPr>
            <w:tcW w:w="1937" w:type="dxa"/>
          </w:tcPr>
          <w:p w14:paraId="0C295043" w14:textId="0C17D117" w:rsidR="00A750FF" w:rsidRPr="007F4A0C" w:rsidRDefault="00A750FF" w:rsidP="00A750FF">
            <w:pPr>
              <w:pStyle w:val="TableTextConcise"/>
              <w:rPr>
                <w:i/>
                <w:iCs/>
                <w:color w:val="0070C0"/>
                <w:sz w:val="16"/>
                <w:szCs w:val="16"/>
              </w:rPr>
            </w:pPr>
            <w:r w:rsidRPr="00B13A14">
              <w:rPr>
                <w:sz w:val="18"/>
                <w:szCs w:val="20"/>
              </w:rPr>
              <w:t>Reports: Run logs, Audit logs, CSV exports, Protocol files</w:t>
            </w:r>
          </w:p>
        </w:tc>
        <w:tc>
          <w:tcPr>
            <w:tcW w:w="1937" w:type="dxa"/>
          </w:tcPr>
          <w:p w14:paraId="27F8D1A4" w14:textId="08BD1190" w:rsidR="00A750FF" w:rsidRPr="007F4A0C" w:rsidRDefault="00A750FF" w:rsidP="00A750FF">
            <w:pPr>
              <w:pStyle w:val="TableTextConcise"/>
              <w:rPr>
                <w:i/>
                <w:iCs/>
                <w:color w:val="0070C0"/>
                <w:sz w:val="16"/>
                <w:szCs w:val="16"/>
              </w:rPr>
            </w:pPr>
            <w:r>
              <w:rPr>
                <w:sz w:val="18"/>
                <w:szCs w:val="20"/>
              </w:rPr>
              <w:t>Device operational Data and Logs</w:t>
            </w:r>
          </w:p>
        </w:tc>
        <w:tc>
          <w:tcPr>
            <w:tcW w:w="1302" w:type="dxa"/>
          </w:tcPr>
          <w:p w14:paraId="0F8F3601" w14:textId="58576940" w:rsidR="00A750FF" w:rsidRPr="007F4A0C" w:rsidRDefault="00A750FF" w:rsidP="00A750FF">
            <w:pPr>
              <w:pStyle w:val="TableTextConcise"/>
              <w:jc w:val="center"/>
              <w:rPr>
                <w:i/>
                <w:iCs/>
                <w:color w:val="0070C0"/>
                <w:sz w:val="16"/>
                <w:szCs w:val="16"/>
              </w:rPr>
            </w:pPr>
            <w:r w:rsidRPr="00EB03EC">
              <w:rPr>
                <w:sz w:val="18"/>
                <w:szCs w:val="18"/>
              </w:rPr>
              <w:t xml:space="preserve">No </w:t>
            </w:r>
          </w:p>
        </w:tc>
        <w:tc>
          <w:tcPr>
            <w:tcW w:w="2572" w:type="dxa"/>
          </w:tcPr>
          <w:p w14:paraId="2C6D8EF9" w14:textId="77777777" w:rsidR="00A750FF" w:rsidRDefault="00A750FF" w:rsidP="00A750FF">
            <w:pPr>
              <w:pStyle w:val="TableTextConcise"/>
              <w:rPr>
                <w:sz w:val="18"/>
                <w:szCs w:val="20"/>
              </w:rPr>
            </w:pPr>
            <w:r w:rsidRPr="00EB03EC">
              <w:rPr>
                <w:sz w:val="18"/>
                <w:szCs w:val="20"/>
              </w:rPr>
              <w:t>Exportable: Yes</w:t>
            </w:r>
          </w:p>
          <w:p w14:paraId="0212AE51" w14:textId="77777777" w:rsidR="00A750FF" w:rsidRDefault="00A750FF" w:rsidP="00A750FF">
            <w:pPr>
              <w:pStyle w:val="TableTextConcise"/>
              <w:rPr>
                <w:sz w:val="18"/>
                <w:szCs w:val="20"/>
              </w:rPr>
            </w:pPr>
            <w:r w:rsidRPr="00EB03EC">
              <w:rPr>
                <w:sz w:val="18"/>
                <w:szCs w:val="20"/>
              </w:rPr>
              <w:t>Backup: Yes</w:t>
            </w:r>
          </w:p>
          <w:p w14:paraId="21B61452" w14:textId="77777777" w:rsidR="00A750FF" w:rsidRDefault="00A750FF" w:rsidP="00A750FF">
            <w:pPr>
              <w:pStyle w:val="TableTextConcise"/>
              <w:rPr>
                <w:sz w:val="18"/>
                <w:szCs w:val="20"/>
              </w:rPr>
            </w:pPr>
            <w:r w:rsidRPr="00EB03EC">
              <w:rPr>
                <w:sz w:val="18"/>
                <w:szCs w:val="20"/>
              </w:rPr>
              <w:t>Local Service:</w:t>
            </w:r>
            <w:r>
              <w:rPr>
                <w:sz w:val="18"/>
                <w:szCs w:val="20"/>
              </w:rPr>
              <w:t xml:space="preserve"> Y</w:t>
            </w:r>
            <w:r w:rsidRPr="00EB03EC">
              <w:rPr>
                <w:sz w:val="18"/>
                <w:szCs w:val="20"/>
              </w:rPr>
              <w:t>es</w:t>
            </w:r>
          </w:p>
          <w:p w14:paraId="39103989" w14:textId="61365ECA" w:rsidR="00A750FF" w:rsidRPr="007F4A0C" w:rsidRDefault="00A750FF" w:rsidP="00A750FF">
            <w:pPr>
              <w:pStyle w:val="TableTextConcise"/>
              <w:rPr>
                <w:i/>
                <w:iCs/>
                <w:color w:val="0070C0"/>
                <w:sz w:val="16"/>
                <w:szCs w:val="16"/>
              </w:rPr>
            </w:pPr>
            <w:r w:rsidRPr="00EB03EC">
              <w:rPr>
                <w:sz w:val="18"/>
                <w:szCs w:val="20"/>
              </w:rPr>
              <w:t>Remote Service: No</w:t>
            </w:r>
          </w:p>
        </w:tc>
      </w:tr>
      <w:tr w:rsidR="00A750FF" w:rsidRPr="00FC0896" w14:paraId="381564F4" w14:textId="77777777" w:rsidTr="0FF5C2B7">
        <w:trPr>
          <w:tblHeader/>
          <w:jc w:val="center"/>
        </w:trPr>
        <w:tc>
          <w:tcPr>
            <w:tcW w:w="2199" w:type="dxa"/>
          </w:tcPr>
          <w:p w14:paraId="4F53A7F9" w14:textId="7DDF436C" w:rsidR="00A750FF" w:rsidRPr="007F4A0C" w:rsidRDefault="00A750FF" w:rsidP="00A750FF">
            <w:pPr>
              <w:pStyle w:val="TableTextConcise"/>
              <w:rPr>
                <w:i/>
                <w:iCs/>
                <w:color w:val="0070C0"/>
                <w:sz w:val="16"/>
                <w:szCs w:val="16"/>
              </w:rPr>
            </w:pPr>
            <w:r w:rsidRPr="00B31C1D">
              <w:rPr>
                <w:sz w:val="18"/>
                <w:szCs w:val="20"/>
              </w:rPr>
              <w:t>SMTP: Email Server</w:t>
            </w:r>
          </w:p>
        </w:tc>
        <w:tc>
          <w:tcPr>
            <w:tcW w:w="1937" w:type="dxa"/>
          </w:tcPr>
          <w:p w14:paraId="575FD3DF" w14:textId="792A707B" w:rsidR="00A750FF" w:rsidRPr="007F4A0C" w:rsidRDefault="00A750FF" w:rsidP="00A750FF">
            <w:pPr>
              <w:pStyle w:val="TableTextConcise"/>
              <w:rPr>
                <w:i/>
                <w:iCs/>
                <w:color w:val="0070C0"/>
                <w:sz w:val="16"/>
                <w:szCs w:val="16"/>
              </w:rPr>
            </w:pPr>
            <w:r w:rsidRPr="00DF78D6">
              <w:rPr>
                <w:sz w:val="18"/>
                <w:szCs w:val="20"/>
              </w:rPr>
              <w:t xml:space="preserve">Credentials: SMTP Username, SMTP Password </w:t>
            </w:r>
            <w:r>
              <w:rPr>
                <w:sz w:val="18"/>
                <w:szCs w:val="20"/>
              </w:rPr>
              <w:t>(</w:t>
            </w:r>
            <w:r w:rsidRPr="00DF78D6">
              <w:rPr>
                <w:sz w:val="18"/>
                <w:szCs w:val="20"/>
              </w:rPr>
              <w:t>encrypted), Email content: Run notifications</w:t>
            </w:r>
          </w:p>
        </w:tc>
        <w:tc>
          <w:tcPr>
            <w:tcW w:w="1937" w:type="dxa"/>
          </w:tcPr>
          <w:p w14:paraId="124FF8BE" w14:textId="6C2A0E66" w:rsidR="00A750FF" w:rsidRPr="007F4A0C" w:rsidRDefault="00A750FF" w:rsidP="00A750FF">
            <w:pPr>
              <w:pStyle w:val="TableTextConcise"/>
              <w:rPr>
                <w:i/>
                <w:iCs/>
                <w:color w:val="0070C0"/>
                <w:sz w:val="16"/>
                <w:szCs w:val="16"/>
              </w:rPr>
            </w:pPr>
            <w:r w:rsidRPr="00EB03C5">
              <w:rPr>
                <w:sz w:val="18"/>
                <w:szCs w:val="20"/>
              </w:rPr>
              <w:t>Sensitive Credentials</w:t>
            </w:r>
          </w:p>
        </w:tc>
        <w:tc>
          <w:tcPr>
            <w:tcW w:w="1302" w:type="dxa"/>
          </w:tcPr>
          <w:p w14:paraId="210645A0" w14:textId="247758AA" w:rsidR="00A750FF" w:rsidRPr="007F4A0C" w:rsidRDefault="00A750FF" w:rsidP="00A750FF">
            <w:pPr>
              <w:pStyle w:val="TableTextConcise"/>
              <w:jc w:val="center"/>
              <w:rPr>
                <w:i/>
                <w:iCs/>
                <w:color w:val="0070C0"/>
                <w:sz w:val="16"/>
                <w:szCs w:val="16"/>
              </w:rPr>
            </w:pPr>
            <w:r>
              <w:rPr>
                <w:sz w:val="18"/>
                <w:szCs w:val="18"/>
              </w:rPr>
              <w:t>Yes</w:t>
            </w:r>
          </w:p>
        </w:tc>
        <w:tc>
          <w:tcPr>
            <w:tcW w:w="2572" w:type="dxa"/>
          </w:tcPr>
          <w:p w14:paraId="1191441B" w14:textId="77777777" w:rsidR="00A750FF" w:rsidRDefault="00A750FF" w:rsidP="00A750FF">
            <w:pPr>
              <w:pStyle w:val="TableTextConcise"/>
              <w:rPr>
                <w:sz w:val="18"/>
                <w:szCs w:val="20"/>
              </w:rPr>
            </w:pPr>
            <w:r w:rsidRPr="00EB03EC">
              <w:rPr>
                <w:sz w:val="18"/>
                <w:szCs w:val="20"/>
              </w:rPr>
              <w:t xml:space="preserve">Exportable: </w:t>
            </w:r>
            <w:r>
              <w:rPr>
                <w:sz w:val="18"/>
                <w:szCs w:val="20"/>
              </w:rPr>
              <w:t>No</w:t>
            </w:r>
          </w:p>
          <w:p w14:paraId="0CEE8B31" w14:textId="77777777" w:rsidR="00A750FF" w:rsidRDefault="00A750FF" w:rsidP="00A750FF">
            <w:pPr>
              <w:pStyle w:val="TableTextConcise"/>
              <w:rPr>
                <w:sz w:val="18"/>
                <w:szCs w:val="20"/>
              </w:rPr>
            </w:pPr>
            <w:r w:rsidRPr="00EB03EC">
              <w:rPr>
                <w:sz w:val="18"/>
                <w:szCs w:val="20"/>
              </w:rPr>
              <w:t xml:space="preserve">Backup: </w:t>
            </w:r>
            <w:r>
              <w:rPr>
                <w:sz w:val="18"/>
                <w:szCs w:val="20"/>
              </w:rPr>
              <w:t>No</w:t>
            </w:r>
          </w:p>
          <w:p w14:paraId="365E7FF0" w14:textId="77777777" w:rsidR="00A750FF" w:rsidRDefault="00A750FF" w:rsidP="00A750FF">
            <w:pPr>
              <w:pStyle w:val="TableTextConcise"/>
              <w:rPr>
                <w:sz w:val="18"/>
                <w:szCs w:val="20"/>
              </w:rPr>
            </w:pPr>
            <w:r w:rsidRPr="00EB03EC">
              <w:rPr>
                <w:sz w:val="18"/>
                <w:szCs w:val="20"/>
              </w:rPr>
              <w:t>Local Service:</w:t>
            </w:r>
            <w:r>
              <w:rPr>
                <w:sz w:val="18"/>
                <w:szCs w:val="20"/>
              </w:rPr>
              <w:t xml:space="preserve"> No</w:t>
            </w:r>
          </w:p>
          <w:p w14:paraId="57782AF9" w14:textId="625EE94F" w:rsidR="00A750FF" w:rsidRPr="007F4A0C" w:rsidRDefault="00A750FF" w:rsidP="00A750FF">
            <w:pPr>
              <w:pStyle w:val="TableTextConcise"/>
              <w:rPr>
                <w:i/>
                <w:iCs/>
                <w:color w:val="0070C0"/>
                <w:sz w:val="16"/>
                <w:szCs w:val="16"/>
              </w:rPr>
            </w:pPr>
            <w:r w:rsidRPr="00EB03EC">
              <w:rPr>
                <w:sz w:val="18"/>
                <w:szCs w:val="20"/>
              </w:rPr>
              <w:t xml:space="preserve">Remote Service: </w:t>
            </w:r>
            <w:r>
              <w:rPr>
                <w:sz w:val="18"/>
                <w:szCs w:val="20"/>
              </w:rPr>
              <w:t>Yes</w:t>
            </w:r>
          </w:p>
        </w:tc>
      </w:tr>
      <w:tr w:rsidR="00A750FF" w:rsidRPr="00FC0896" w14:paraId="261D512E" w14:textId="77777777" w:rsidTr="0FF5C2B7">
        <w:trPr>
          <w:tblHeader/>
          <w:jc w:val="center"/>
        </w:trPr>
        <w:tc>
          <w:tcPr>
            <w:tcW w:w="2199" w:type="dxa"/>
          </w:tcPr>
          <w:p w14:paraId="415A2743" w14:textId="6E2974B5" w:rsidR="00A750FF" w:rsidRPr="007F4A0C" w:rsidRDefault="00A750FF" w:rsidP="00A750FF">
            <w:pPr>
              <w:pStyle w:val="TableTextConcise"/>
              <w:rPr>
                <w:i/>
                <w:iCs/>
                <w:color w:val="0070C0"/>
                <w:sz w:val="16"/>
                <w:szCs w:val="16"/>
              </w:rPr>
            </w:pPr>
            <w:r w:rsidRPr="000D6DE5">
              <w:rPr>
                <w:sz w:val="18"/>
                <w:szCs w:val="20"/>
              </w:rPr>
              <w:t>SQL Server: Authentication</w:t>
            </w:r>
          </w:p>
        </w:tc>
        <w:tc>
          <w:tcPr>
            <w:tcW w:w="1937" w:type="dxa"/>
          </w:tcPr>
          <w:p w14:paraId="3AA10537" w14:textId="476F2B01" w:rsidR="00A750FF" w:rsidRPr="007F4A0C" w:rsidRDefault="00A750FF" w:rsidP="00A750FF">
            <w:pPr>
              <w:pStyle w:val="TableTextConcise"/>
              <w:rPr>
                <w:i/>
                <w:iCs/>
                <w:color w:val="0070C0"/>
                <w:sz w:val="16"/>
                <w:szCs w:val="16"/>
              </w:rPr>
            </w:pPr>
            <w:r w:rsidRPr="00D21256">
              <w:rPr>
                <w:sz w:val="18"/>
                <w:szCs w:val="20"/>
              </w:rPr>
              <w:t>Credentials: Windows domain credentials (OS-managed)</w:t>
            </w:r>
          </w:p>
        </w:tc>
        <w:tc>
          <w:tcPr>
            <w:tcW w:w="1937" w:type="dxa"/>
          </w:tcPr>
          <w:p w14:paraId="4E51DA95" w14:textId="0ED1AAE5" w:rsidR="00A750FF" w:rsidRPr="007F4A0C" w:rsidRDefault="00A750FF" w:rsidP="00A750FF">
            <w:pPr>
              <w:pStyle w:val="TableTextConcise"/>
              <w:rPr>
                <w:i/>
                <w:iCs/>
                <w:color w:val="0070C0"/>
                <w:sz w:val="16"/>
                <w:szCs w:val="16"/>
              </w:rPr>
            </w:pPr>
            <w:r w:rsidRPr="00266016">
              <w:rPr>
                <w:sz w:val="18"/>
                <w:szCs w:val="20"/>
              </w:rPr>
              <w:t>Confidential - Identity/Security</w:t>
            </w:r>
          </w:p>
        </w:tc>
        <w:tc>
          <w:tcPr>
            <w:tcW w:w="1302" w:type="dxa"/>
          </w:tcPr>
          <w:p w14:paraId="353B6A89" w14:textId="1C95CB64" w:rsidR="00A750FF" w:rsidRPr="007F4A0C" w:rsidRDefault="00A750FF" w:rsidP="00A750FF">
            <w:pPr>
              <w:pStyle w:val="TableTextConcise"/>
              <w:jc w:val="center"/>
              <w:rPr>
                <w:i/>
                <w:iCs/>
                <w:color w:val="0070C0"/>
                <w:sz w:val="16"/>
                <w:szCs w:val="16"/>
              </w:rPr>
            </w:pPr>
            <w:r>
              <w:rPr>
                <w:sz w:val="18"/>
                <w:szCs w:val="18"/>
              </w:rPr>
              <w:t>Yes</w:t>
            </w:r>
          </w:p>
        </w:tc>
        <w:tc>
          <w:tcPr>
            <w:tcW w:w="2572" w:type="dxa"/>
          </w:tcPr>
          <w:p w14:paraId="39A877A5" w14:textId="77777777" w:rsidR="00A750FF" w:rsidRDefault="00A750FF" w:rsidP="00A750FF">
            <w:pPr>
              <w:pStyle w:val="TableTextConcise"/>
              <w:rPr>
                <w:sz w:val="18"/>
                <w:szCs w:val="20"/>
              </w:rPr>
            </w:pPr>
            <w:r w:rsidRPr="00D21256">
              <w:rPr>
                <w:sz w:val="18"/>
                <w:szCs w:val="20"/>
              </w:rPr>
              <w:t>Exportable: No</w:t>
            </w:r>
          </w:p>
          <w:p w14:paraId="0F02D740" w14:textId="77777777" w:rsidR="00A750FF" w:rsidRDefault="00A750FF" w:rsidP="00A750FF">
            <w:pPr>
              <w:pStyle w:val="TableTextConcise"/>
              <w:rPr>
                <w:sz w:val="18"/>
                <w:szCs w:val="20"/>
              </w:rPr>
            </w:pPr>
            <w:r w:rsidRPr="00D21256">
              <w:rPr>
                <w:sz w:val="18"/>
                <w:szCs w:val="20"/>
              </w:rPr>
              <w:t>Backup: No</w:t>
            </w:r>
          </w:p>
          <w:p w14:paraId="7B0871B6" w14:textId="77777777" w:rsidR="00A750FF" w:rsidRDefault="00A750FF" w:rsidP="00A750FF">
            <w:pPr>
              <w:pStyle w:val="TableTextConcise"/>
              <w:rPr>
                <w:sz w:val="18"/>
                <w:szCs w:val="20"/>
              </w:rPr>
            </w:pPr>
            <w:r w:rsidRPr="00D21256">
              <w:rPr>
                <w:sz w:val="18"/>
                <w:szCs w:val="20"/>
              </w:rPr>
              <w:t>Local Service: Yes</w:t>
            </w:r>
          </w:p>
          <w:p w14:paraId="4372CC88" w14:textId="0DFF4D8E" w:rsidR="00A750FF" w:rsidRPr="007F4A0C" w:rsidRDefault="00A750FF" w:rsidP="00A750FF">
            <w:pPr>
              <w:pStyle w:val="TableTextConcise"/>
              <w:rPr>
                <w:i/>
                <w:iCs/>
                <w:color w:val="0070C0"/>
                <w:sz w:val="16"/>
                <w:szCs w:val="16"/>
              </w:rPr>
            </w:pPr>
            <w:r w:rsidRPr="00D21256">
              <w:rPr>
                <w:sz w:val="18"/>
                <w:szCs w:val="20"/>
              </w:rPr>
              <w:t>Remote Service: No</w:t>
            </w:r>
          </w:p>
        </w:tc>
      </w:tr>
      <w:tr w:rsidR="00A750FF" w:rsidRPr="00FC0896" w14:paraId="072755C1" w14:textId="77777777" w:rsidTr="0FF5C2B7">
        <w:trPr>
          <w:tblHeader/>
          <w:jc w:val="center"/>
        </w:trPr>
        <w:tc>
          <w:tcPr>
            <w:tcW w:w="2199" w:type="dxa"/>
          </w:tcPr>
          <w:p w14:paraId="5B010F32" w14:textId="164EEC92" w:rsidR="00A750FF" w:rsidRPr="007F4A0C" w:rsidRDefault="00A750FF" w:rsidP="00A750FF">
            <w:pPr>
              <w:pStyle w:val="TableTextConcise"/>
              <w:rPr>
                <w:i/>
                <w:iCs/>
                <w:color w:val="0070C0"/>
                <w:sz w:val="16"/>
                <w:szCs w:val="16"/>
              </w:rPr>
            </w:pPr>
            <w:r w:rsidRPr="000D6DE5">
              <w:rPr>
                <w:sz w:val="18"/>
                <w:szCs w:val="20"/>
              </w:rPr>
              <w:t>File System: App Config</w:t>
            </w:r>
          </w:p>
        </w:tc>
        <w:tc>
          <w:tcPr>
            <w:tcW w:w="1937" w:type="dxa"/>
          </w:tcPr>
          <w:p w14:paraId="52B0C768" w14:textId="6CD6686A" w:rsidR="00A750FF" w:rsidRPr="007F4A0C" w:rsidRDefault="00A750FF" w:rsidP="00A750FF">
            <w:pPr>
              <w:pStyle w:val="TableTextConcise"/>
              <w:rPr>
                <w:i/>
                <w:iCs/>
                <w:color w:val="0070C0"/>
                <w:sz w:val="16"/>
                <w:szCs w:val="16"/>
              </w:rPr>
            </w:pPr>
            <w:r w:rsidRPr="0080232B">
              <w:rPr>
                <w:sz w:val="18"/>
                <w:szCs w:val="20"/>
              </w:rPr>
              <w:t>Configuration: Application settings, Default values</w:t>
            </w:r>
          </w:p>
        </w:tc>
        <w:tc>
          <w:tcPr>
            <w:tcW w:w="1937" w:type="dxa"/>
          </w:tcPr>
          <w:p w14:paraId="160ED2E9" w14:textId="7870A05E" w:rsidR="00A750FF" w:rsidRPr="007F4A0C" w:rsidRDefault="00A750FF" w:rsidP="00A750FF">
            <w:pPr>
              <w:pStyle w:val="TableTextConcise"/>
              <w:rPr>
                <w:i/>
                <w:iCs/>
                <w:color w:val="0070C0"/>
                <w:sz w:val="16"/>
                <w:szCs w:val="16"/>
              </w:rPr>
            </w:pPr>
            <w:r>
              <w:rPr>
                <w:sz w:val="18"/>
                <w:szCs w:val="20"/>
              </w:rPr>
              <w:t>Internal</w:t>
            </w:r>
            <w:r w:rsidRPr="00C01293">
              <w:rPr>
                <w:sz w:val="18"/>
                <w:szCs w:val="20"/>
              </w:rPr>
              <w:t xml:space="preserve"> Configuration</w:t>
            </w:r>
          </w:p>
        </w:tc>
        <w:tc>
          <w:tcPr>
            <w:tcW w:w="1302" w:type="dxa"/>
          </w:tcPr>
          <w:p w14:paraId="51BDF0E3" w14:textId="13C52BB7" w:rsidR="00A750FF" w:rsidRPr="007F4A0C" w:rsidRDefault="00A750FF" w:rsidP="00A750FF">
            <w:pPr>
              <w:pStyle w:val="TableTextConcise"/>
              <w:jc w:val="center"/>
              <w:rPr>
                <w:i/>
                <w:iCs/>
                <w:color w:val="0070C0"/>
                <w:sz w:val="16"/>
                <w:szCs w:val="16"/>
              </w:rPr>
            </w:pPr>
            <w:r>
              <w:rPr>
                <w:sz w:val="18"/>
                <w:szCs w:val="18"/>
              </w:rPr>
              <w:t>No</w:t>
            </w:r>
          </w:p>
        </w:tc>
        <w:tc>
          <w:tcPr>
            <w:tcW w:w="2572" w:type="dxa"/>
          </w:tcPr>
          <w:p w14:paraId="0E2ABECF" w14:textId="77777777" w:rsidR="00A750FF" w:rsidRDefault="00A750FF" w:rsidP="00A750FF">
            <w:pPr>
              <w:pStyle w:val="TableTextConcise"/>
              <w:rPr>
                <w:sz w:val="18"/>
                <w:szCs w:val="20"/>
              </w:rPr>
            </w:pPr>
            <w:r w:rsidRPr="00C01293">
              <w:rPr>
                <w:sz w:val="18"/>
                <w:szCs w:val="20"/>
              </w:rPr>
              <w:t>Exportable: No</w:t>
            </w:r>
          </w:p>
          <w:p w14:paraId="18E6CEF0" w14:textId="77777777" w:rsidR="00A750FF" w:rsidRDefault="00A750FF" w:rsidP="00A750FF">
            <w:pPr>
              <w:pStyle w:val="TableTextConcise"/>
              <w:rPr>
                <w:sz w:val="18"/>
                <w:szCs w:val="20"/>
              </w:rPr>
            </w:pPr>
            <w:r w:rsidRPr="00C01293">
              <w:rPr>
                <w:sz w:val="18"/>
                <w:szCs w:val="20"/>
              </w:rPr>
              <w:t>Backup: Yes</w:t>
            </w:r>
          </w:p>
          <w:p w14:paraId="699D8874" w14:textId="77777777" w:rsidR="00A750FF" w:rsidRDefault="00A750FF" w:rsidP="00A750FF">
            <w:pPr>
              <w:pStyle w:val="TableTextConcise"/>
              <w:rPr>
                <w:sz w:val="18"/>
                <w:szCs w:val="20"/>
              </w:rPr>
            </w:pPr>
            <w:r w:rsidRPr="00C01293">
              <w:rPr>
                <w:sz w:val="18"/>
                <w:szCs w:val="20"/>
              </w:rPr>
              <w:t xml:space="preserve">Local Service: </w:t>
            </w:r>
            <w:r>
              <w:rPr>
                <w:sz w:val="18"/>
                <w:szCs w:val="20"/>
              </w:rPr>
              <w:t>Y</w:t>
            </w:r>
            <w:r w:rsidRPr="00EB03EC">
              <w:rPr>
                <w:sz w:val="18"/>
                <w:szCs w:val="20"/>
              </w:rPr>
              <w:t>es</w:t>
            </w:r>
          </w:p>
          <w:p w14:paraId="17FE058B" w14:textId="5B88BDFA" w:rsidR="00A750FF" w:rsidRPr="007F4A0C" w:rsidRDefault="00A750FF" w:rsidP="00A750FF">
            <w:pPr>
              <w:pStyle w:val="TableTextConcise"/>
              <w:rPr>
                <w:i/>
                <w:iCs/>
                <w:color w:val="0070C0"/>
                <w:sz w:val="16"/>
                <w:szCs w:val="16"/>
              </w:rPr>
            </w:pPr>
            <w:r w:rsidRPr="00C01293">
              <w:rPr>
                <w:sz w:val="18"/>
                <w:szCs w:val="20"/>
              </w:rPr>
              <w:t>Remote Service: No</w:t>
            </w:r>
          </w:p>
        </w:tc>
      </w:tr>
      <w:tr w:rsidR="00A750FF" w:rsidRPr="00FC0896" w14:paraId="178D4481" w14:textId="77777777" w:rsidTr="0FF5C2B7">
        <w:trPr>
          <w:tblHeader/>
          <w:jc w:val="center"/>
        </w:trPr>
        <w:tc>
          <w:tcPr>
            <w:tcW w:w="2199" w:type="dxa"/>
          </w:tcPr>
          <w:p w14:paraId="2BEE715B" w14:textId="2189CACD" w:rsidR="00A750FF" w:rsidRPr="000D6DE5" w:rsidRDefault="00A750FF" w:rsidP="00A750FF">
            <w:pPr>
              <w:pStyle w:val="TableTextConcise"/>
              <w:rPr>
                <w:sz w:val="18"/>
                <w:szCs w:val="20"/>
              </w:rPr>
            </w:pPr>
            <w:r w:rsidRPr="00A52948">
              <w:rPr>
                <w:sz w:val="18"/>
                <w:szCs w:val="20"/>
              </w:rPr>
              <w:t>Network: Device Communication</w:t>
            </w:r>
          </w:p>
        </w:tc>
        <w:tc>
          <w:tcPr>
            <w:tcW w:w="1937" w:type="dxa"/>
          </w:tcPr>
          <w:p w14:paraId="757F7A4F" w14:textId="3E35EE51" w:rsidR="00A750FF" w:rsidRPr="0080232B" w:rsidRDefault="00A750FF" w:rsidP="00A750FF">
            <w:pPr>
              <w:pStyle w:val="TableTextConcise"/>
              <w:rPr>
                <w:sz w:val="18"/>
                <w:szCs w:val="20"/>
              </w:rPr>
            </w:pPr>
            <w:r w:rsidRPr="003955EA">
              <w:rPr>
                <w:sz w:val="18"/>
                <w:szCs w:val="20"/>
              </w:rPr>
              <w:t>Commands: Protocol execution, Plate transfer parameters, Instrument status, Error messages</w:t>
            </w:r>
          </w:p>
        </w:tc>
        <w:tc>
          <w:tcPr>
            <w:tcW w:w="1937" w:type="dxa"/>
          </w:tcPr>
          <w:p w14:paraId="36842921" w14:textId="36047D15" w:rsidR="00A750FF" w:rsidRDefault="00A750FF" w:rsidP="00A750FF">
            <w:pPr>
              <w:pStyle w:val="TableTextConcise"/>
              <w:rPr>
                <w:sz w:val="18"/>
                <w:szCs w:val="20"/>
              </w:rPr>
            </w:pPr>
            <w:r>
              <w:rPr>
                <w:sz w:val="18"/>
                <w:szCs w:val="20"/>
              </w:rPr>
              <w:t>Device Operational Data</w:t>
            </w:r>
            <w:r w:rsidRPr="003955EA" w:rsidDel="00787226">
              <w:rPr>
                <w:sz w:val="18"/>
                <w:szCs w:val="20"/>
              </w:rPr>
              <w:t xml:space="preserve"> </w:t>
            </w:r>
          </w:p>
        </w:tc>
        <w:tc>
          <w:tcPr>
            <w:tcW w:w="1302" w:type="dxa"/>
          </w:tcPr>
          <w:p w14:paraId="072A975B" w14:textId="653F586E" w:rsidR="00A750FF" w:rsidRDefault="00A750FF" w:rsidP="00A750FF">
            <w:pPr>
              <w:pStyle w:val="TableTextConcise"/>
              <w:jc w:val="center"/>
              <w:rPr>
                <w:sz w:val="18"/>
                <w:szCs w:val="18"/>
              </w:rPr>
            </w:pPr>
            <w:r>
              <w:rPr>
                <w:sz w:val="18"/>
                <w:szCs w:val="18"/>
              </w:rPr>
              <w:t>No</w:t>
            </w:r>
          </w:p>
        </w:tc>
        <w:tc>
          <w:tcPr>
            <w:tcW w:w="2572" w:type="dxa"/>
          </w:tcPr>
          <w:p w14:paraId="4A3070F1" w14:textId="77777777" w:rsidR="00A750FF" w:rsidRDefault="00A750FF" w:rsidP="00A750FF">
            <w:pPr>
              <w:pStyle w:val="TableTextConcise"/>
              <w:rPr>
                <w:sz w:val="18"/>
                <w:szCs w:val="20"/>
              </w:rPr>
            </w:pPr>
            <w:r w:rsidRPr="00A52948">
              <w:rPr>
                <w:sz w:val="18"/>
                <w:szCs w:val="20"/>
              </w:rPr>
              <w:t>Exportable: No</w:t>
            </w:r>
          </w:p>
          <w:p w14:paraId="3F69A67E" w14:textId="77777777" w:rsidR="00A750FF" w:rsidRDefault="00A750FF" w:rsidP="00A750FF">
            <w:pPr>
              <w:pStyle w:val="TableTextConcise"/>
              <w:rPr>
                <w:sz w:val="18"/>
                <w:szCs w:val="20"/>
              </w:rPr>
            </w:pPr>
            <w:r w:rsidRPr="00A52948">
              <w:rPr>
                <w:sz w:val="18"/>
                <w:szCs w:val="20"/>
              </w:rPr>
              <w:t>Backup: No</w:t>
            </w:r>
          </w:p>
          <w:p w14:paraId="5324FA8D" w14:textId="77777777" w:rsidR="00A750FF" w:rsidRDefault="00A750FF" w:rsidP="00A750FF">
            <w:pPr>
              <w:pStyle w:val="TableTextConcise"/>
              <w:rPr>
                <w:sz w:val="18"/>
                <w:szCs w:val="20"/>
              </w:rPr>
            </w:pPr>
            <w:r w:rsidRPr="00A52948">
              <w:rPr>
                <w:sz w:val="18"/>
                <w:szCs w:val="20"/>
              </w:rPr>
              <w:t xml:space="preserve">Local Service: </w:t>
            </w:r>
            <w:r>
              <w:rPr>
                <w:sz w:val="18"/>
                <w:szCs w:val="20"/>
              </w:rPr>
              <w:t>Y</w:t>
            </w:r>
            <w:r w:rsidRPr="00EB03EC">
              <w:rPr>
                <w:sz w:val="18"/>
                <w:szCs w:val="20"/>
              </w:rPr>
              <w:t>es</w:t>
            </w:r>
          </w:p>
          <w:p w14:paraId="07FD32A9" w14:textId="4CACD7B3" w:rsidR="00A750FF" w:rsidRPr="00D924D4" w:rsidRDefault="00A750FF" w:rsidP="00D924D4">
            <w:pPr>
              <w:ind w:left="360" w:hanging="360"/>
              <w:rPr>
                <w:rFonts w:cs="Arial"/>
                <w:sz w:val="18"/>
              </w:rPr>
            </w:pPr>
            <w:r w:rsidRPr="00D924D4">
              <w:rPr>
                <w:rFonts w:cs="Arial"/>
                <w:sz w:val="18"/>
              </w:rPr>
              <w:t>Remote Service: No</w:t>
            </w:r>
          </w:p>
        </w:tc>
      </w:tr>
    </w:tbl>
    <w:p w14:paraId="0B117FB2" w14:textId="77777777" w:rsidR="00C20655" w:rsidRPr="000400E0" w:rsidRDefault="00C20655" w:rsidP="005E7E32">
      <w:pPr>
        <w:pStyle w:val="Heading3"/>
      </w:pPr>
      <w:bookmarkStart w:id="68" w:name="_Toc238200646"/>
      <w:r>
        <w:t>Threat Model</w:t>
      </w:r>
      <w:bookmarkEnd w:id="68"/>
    </w:p>
    <w:p w14:paraId="4D0A6768" w14:textId="0FC64C92" w:rsidR="00653AAB" w:rsidRDefault="00653AAB" w:rsidP="00653AAB">
      <w:pPr>
        <w:autoSpaceDE w:val="0"/>
        <w:autoSpaceDN w:val="0"/>
        <w:adjustRightInd w:val="0"/>
        <w:spacing w:after="0"/>
        <w:ind w:left="360"/>
        <w:rPr>
          <w:rFonts w:eastAsiaTheme="minorHAnsi"/>
          <w:szCs w:val="20"/>
          <w14:ligatures w14:val="standardContextual"/>
        </w:rPr>
      </w:pPr>
      <w:bookmarkStart w:id="69" w:name="_Toc185442755"/>
      <w:r w:rsidRPr="00A3471E">
        <w:rPr>
          <w:rFonts w:eastAsiaTheme="minorHAnsi"/>
          <w:szCs w:val="20"/>
          <w14:ligatures w14:val="standardContextual"/>
        </w:rPr>
        <w:t xml:space="preserve">Threat modeling for the Tempo system software was performed using the STRIDE methodology to identify potential threats related to Spoofing, Tampering, Repudiation, Information Disclosure, Denial of Service, and Elevation of Privilege. </w:t>
      </w:r>
      <w:r w:rsidR="00A63A44" w:rsidRPr="00403707">
        <w:t>Through team discussions and collaborating with GPS team identified threats are either mitigated or accepted.</w:t>
      </w:r>
      <w:r w:rsidR="00A63A44" w:rsidRPr="009118C7">
        <w:t xml:space="preserve"> </w:t>
      </w:r>
      <w:r w:rsidRPr="00A3471E">
        <w:rPr>
          <w:rFonts w:eastAsiaTheme="minorHAnsi"/>
          <w:szCs w:val="20"/>
          <w14:ligatures w14:val="standardContextual"/>
        </w:rPr>
        <w:t>The Microsoft Threat Modeling Tool was used to create and document the threat model based on the system architecture, data flows, trust boundaries, and identified mitigations.</w:t>
      </w:r>
    </w:p>
    <w:p w14:paraId="70507164" w14:textId="77777777" w:rsidR="00A307B6" w:rsidRPr="00A3471E" w:rsidRDefault="00A307B6" w:rsidP="00653AAB">
      <w:pPr>
        <w:autoSpaceDE w:val="0"/>
        <w:autoSpaceDN w:val="0"/>
        <w:adjustRightInd w:val="0"/>
        <w:spacing w:after="0"/>
        <w:ind w:left="360"/>
        <w:rPr>
          <w:rFonts w:eastAsiaTheme="minorHAnsi"/>
          <w:szCs w:val="20"/>
          <w14:ligatures w14:val="standardContextual"/>
        </w:rPr>
      </w:pPr>
    </w:p>
    <w:tbl>
      <w:tblPr>
        <w:tblStyle w:val="TableGrid"/>
        <w:tblW w:w="0" w:type="auto"/>
        <w:tblInd w:w="429" w:type="dxa"/>
        <w:tblLook w:val="04A0" w:firstRow="1" w:lastRow="0" w:firstColumn="1" w:lastColumn="0" w:noHBand="0" w:noVBand="1"/>
      </w:tblPr>
      <w:tblGrid>
        <w:gridCol w:w="4232"/>
        <w:gridCol w:w="4254"/>
      </w:tblGrid>
      <w:tr w:rsidR="00A307B6" w14:paraId="71B56012" w14:textId="77777777" w:rsidTr="79939D89">
        <w:tc>
          <w:tcPr>
            <w:tcW w:w="4232" w:type="dxa"/>
          </w:tcPr>
          <w:p w14:paraId="78A50C88" w14:textId="77777777" w:rsidR="00A307B6" w:rsidRPr="002F5103" w:rsidRDefault="634B249A" w:rsidP="79939D89">
            <w:pPr>
              <w:pStyle w:val="BodyText3"/>
              <w:ind w:left="0"/>
            </w:pPr>
            <w:r w:rsidRPr="79939D89">
              <w:t>Threat Model (TM file)</w:t>
            </w:r>
          </w:p>
        </w:tc>
        <w:tc>
          <w:tcPr>
            <w:tcW w:w="4254" w:type="dxa"/>
          </w:tcPr>
          <w:p w14:paraId="6EDEBAE9" w14:textId="076F31A2" w:rsidR="00A307B6" w:rsidRPr="002F5103" w:rsidRDefault="634B249A" w:rsidP="79939D89">
            <w:pPr>
              <w:pStyle w:val="BodyText3"/>
              <w:ind w:left="0"/>
            </w:pPr>
            <w:r w:rsidRPr="79939D89">
              <w:t>Tempo Threat Model_V1.</w:t>
            </w:r>
            <w:r w:rsidR="059A5D63" w:rsidRPr="79939D89">
              <w:t>3</w:t>
            </w:r>
            <w:r w:rsidRPr="79939D89">
              <w:t>.tm7</w:t>
            </w:r>
            <w:r w:rsidRPr="79939D89">
              <w:rPr>
                <w:rFonts w:eastAsiaTheme="minorEastAsia"/>
                <w:i/>
                <w:iCs/>
                <w14:ligatures w14:val="standardContextual"/>
              </w:rPr>
              <w:t xml:space="preserve"> </w:t>
            </w:r>
          </w:p>
        </w:tc>
      </w:tr>
      <w:tr w:rsidR="00A307B6" w14:paraId="66EE2FBC" w14:textId="77777777" w:rsidTr="79939D89">
        <w:tc>
          <w:tcPr>
            <w:tcW w:w="4232" w:type="dxa"/>
          </w:tcPr>
          <w:p w14:paraId="5633943D" w14:textId="77777777" w:rsidR="00A307B6" w:rsidRPr="002F5103" w:rsidRDefault="634B249A" w:rsidP="79939D89">
            <w:pPr>
              <w:pStyle w:val="BodyText3"/>
              <w:ind w:left="0"/>
            </w:pPr>
            <w:r w:rsidRPr="79939D89">
              <w:t>Threat Model Report (HTM file)</w:t>
            </w:r>
          </w:p>
        </w:tc>
        <w:tc>
          <w:tcPr>
            <w:tcW w:w="4254" w:type="dxa"/>
          </w:tcPr>
          <w:p w14:paraId="13CAD230" w14:textId="702D3E0C" w:rsidR="00A307B6" w:rsidRPr="002F5103" w:rsidRDefault="2CEB9983" w:rsidP="79939D89">
            <w:pPr>
              <w:pStyle w:val="BodyText3"/>
              <w:ind w:left="0"/>
            </w:pPr>
            <w:r w:rsidRPr="79939D89">
              <w:t>Tempo Threat Model_V1.</w:t>
            </w:r>
            <w:r w:rsidR="059A5D63" w:rsidRPr="79939D89">
              <w:t>3</w:t>
            </w:r>
            <w:r w:rsidRPr="79939D89">
              <w:t>.htm</w:t>
            </w:r>
          </w:p>
        </w:tc>
      </w:tr>
    </w:tbl>
    <w:p w14:paraId="232DE7A9" w14:textId="77777777" w:rsidR="00653AAB" w:rsidRPr="00A3471E" w:rsidRDefault="00653AAB" w:rsidP="00653AAB">
      <w:pPr>
        <w:autoSpaceDE w:val="0"/>
        <w:autoSpaceDN w:val="0"/>
        <w:adjustRightInd w:val="0"/>
        <w:spacing w:after="0"/>
        <w:ind w:left="360"/>
        <w:rPr>
          <w:rFonts w:eastAsiaTheme="minorHAnsi" w:cs="Arial"/>
          <w:szCs w:val="20"/>
          <w14:ligatures w14:val="standardContextual"/>
        </w:rPr>
      </w:pPr>
    </w:p>
    <w:p w14:paraId="24FE51D9" w14:textId="1A98A449" w:rsidR="00394E6F" w:rsidRPr="00394E6F" w:rsidRDefault="00394E6F" w:rsidP="79939D89">
      <w:pPr>
        <w:pStyle w:val="Heading3"/>
        <w:rPr>
          <w:i/>
          <w:iCs/>
        </w:rPr>
      </w:pPr>
      <w:bookmarkStart w:id="70" w:name="_Toc226978887"/>
      <w:bookmarkStart w:id="71" w:name="_Toc238200647"/>
      <w:bookmarkEnd w:id="69"/>
      <w:r>
        <w:lastRenderedPageBreak/>
        <w:t>Services Planned for Use</w:t>
      </w:r>
      <w:bookmarkEnd w:id="70"/>
      <w:bookmarkEnd w:id="71"/>
    </w:p>
    <w:p w14:paraId="4122169B" w14:textId="1494A2E7" w:rsidR="009C1DA4" w:rsidRDefault="005C0F9B" w:rsidP="005C0F9B">
      <w:pPr>
        <w:autoSpaceDE w:val="0"/>
        <w:autoSpaceDN w:val="0"/>
        <w:adjustRightInd w:val="0"/>
        <w:spacing w:after="0"/>
        <w:ind w:left="360"/>
        <w:rPr>
          <w:rFonts w:eastAsiaTheme="minorHAnsi"/>
          <w:szCs w:val="20"/>
          <w14:ligatures w14:val="standardContextual"/>
        </w:rPr>
      </w:pPr>
      <w:r w:rsidRPr="005C0F9B">
        <w:rPr>
          <w:rFonts w:eastAsiaTheme="minorHAnsi"/>
          <w:szCs w:val="20"/>
          <w14:ligatures w14:val="standardContextual"/>
        </w:rPr>
        <w:t>The Tempo codebase use</w:t>
      </w:r>
      <w:r w:rsidR="00BC6FD2">
        <w:rPr>
          <w:rFonts w:eastAsiaTheme="minorHAnsi"/>
          <w:szCs w:val="20"/>
          <w14:ligatures w14:val="standardContextual"/>
        </w:rPr>
        <w:t xml:space="preserve">s </w:t>
      </w:r>
      <w:r w:rsidRPr="005C0F9B">
        <w:rPr>
          <w:rFonts w:eastAsiaTheme="minorHAnsi"/>
          <w:szCs w:val="20"/>
          <w14:ligatures w14:val="standardContextual"/>
        </w:rPr>
        <w:t>the following services and external interfaces:</w:t>
      </w:r>
    </w:p>
    <w:p w14:paraId="4CF41B22" w14:textId="77777777" w:rsidR="007977D0" w:rsidRDefault="007977D0" w:rsidP="005C0F9B">
      <w:pPr>
        <w:autoSpaceDE w:val="0"/>
        <w:autoSpaceDN w:val="0"/>
        <w:adjustRightInd w:val="0"/>
        <w:spacing w:after="0"/>
        <w:ind w:left="360"/>
        <w:rPr>
          <w:rFonts w:eastAsiaTheme="minorHAnsi"/>
          <w:szCs w:val="20"/>
          <w14:ligatures w14:val="standardContextual"/>
        </w:rPr>
      </w:pPr>
    </w:p>
    <w:p w14:paraId="239C1664" w14:textId="77777777" w:rsidR="005265DF" w:rsidRDefault="005265DF" w:rsidP="00636B2F">
      <w:pPr>
        <w:numPr>
          <w:ilvl w:val="0"/>
          <w:numId w:val="21"/>
        </w:numPr>
        <w:autoSpaceDE w:val="0"/>
        <w:autoSpaceDN w:val="0"/>
        <w:adjustRightInd w:val="0"/>
        <w:spacing w:after="0"/>
        <w:rPr>
          <w:rFonts w:eastAsiaTheme="minorHAnsi"/>
          <w:szCs w:val="20"/>
          <w14:ligatures w14:val="standardContextual"/>
        </w:rPr>
      </w:pPr>
      <w:r w:rsidRPr="001570B9">
        <w:rPr>
          <w:rFonts w:eastAsiaTheme="minorHAnsi"/>
          <w:b/>
          <w:bCs/>
          <w:szCs w:val="20"/>
          <w14:ligatures w14:val="standardContextual"/>
        </w:rPr>
        <w:t>Windows service</w:t>
      </w:r>
      <w:r w:rsidRPr="005265DF">
        <w:rPr>
          <w:rFonts w:eastAsiaTheme="minorHAnsi"/>
          <w:szCs w:val="20"/>
          <w14:ligatures w14:val="standardContextual"/>
        </w:rPr>
        <w:t xml:space="preserve"> operation for SampleStore integration, implemented as a Windows Service and run via ServiceBase for background polling and run definition generation.</w:t>
      </w:r>
    </w:p>
    <w:p w14:paraId="64FB4405" w14:textId="77777777" w:rsidR="001570B9" w:rsidRPr="005265DF" w:rsidRDefault="001570B9" w:rsidP="001570B9">
      <w:pPr>
        <w:autoSpaceDE w:val="0"/>
        <w:autoSpaceDN w:val="0"/>
        <w:adjustRightInd w:val="0"/>
        <w:spacing w:after="0"/>
        <w:ind w:left="720"/>
        <w:rPr>
          <w:rFonts w:eastAsiaTheme="minorHAnsi"/>
          <w:szCs w:val="20"/>
          <w14:ligatures w14:val="standardContextual"/>
        </w:rPr>
      </w:pPr>
    </w:p>
    <w:p w14:paraId="3613ACD5" w14:textId="77777777" w:rsidR="005265DF" w:rsidRDefault="005265DF" w:rsidP="00636B2F">
      <w:pPr>
        <w:numPr>
          <w:ilvl w:val="0"/>
          <w:numId w:val="21"/>
        </w:numPr>
        <w:autoSpaceDE w:val="0"/>
        <w:autoSpaceDN w:val="0"/>
        <w:adjustRightInd w:val="0"/>
        <w:spacing w:after="0"/>
        <w:rPr>
          <w:rFonts w:eastAsiaTheme="minorHAnsi"/>
          <w:szCs w:val="20"/>
          <w14:ligatures w14:val="standardContextual"/>
        </w:rPr>
      </w:pPr>
      <w:r w:rsidRPr="00EF484F">
        <w:rPr>
          <w:rFonts w:eastAsiaTheme="minorHAnsi"/>
          <w:b/>
          <w:bCs/>
          <w:szCs w:val="20"/>
          <w14:ligatures w14:val="standardContextual"/>
        </w:rPr>
        <w:t>Network communication services</w:t>
      </w:r>
      <w:r w:rsidRPr="005265DF">
        <w:rPr>
          <w:rFonts w:eastAsiaTheme="minorHAnsi"/>
          <w:szCs w:val="20"/>
          <w14:ligatures w14:val="standardContextual"/>
        </w:rPr>
        <w:t xml:space="preserve"> using TCP-based interfaces, including net.tcp WCF endpoints and configurable IP/port-based device connectivity.</w:t>
      </w:r>
    </w:p>
    <w:p w14:paraId="13FA75E3" w14:textId="77777777" w:rsidR="00EF484F" w:rsidRPr="005265DF" w:rsidRDefault="00EF484F" w:rsidP="00EF484F">
      <w:pPr>
        <w:autoSpaceDE w:val="0"/>
        <w:autoSpaceDN w:val="0"/>
        <w:adjustRightInd w:val="0"/>
        <w:spacing w:after="0"/>
        <w:rPr>
          <w:rFonts w:eastAsiaTheme="minorHAnsi"/>
          <w:szCs w:val="20"/>
          <w14:ligatures w14:val="standardContextual"/>
        </w:rPr>
      </w:pPr>
    </w:p>
    <w:p w14:paraId="2BDA2B31" w14:textId="77777777" w:rsidR="005265DF" w:rsidRDefault="005265DF" w:rsidP="00636B2F">
      <w:pPr>
        <w:numPr>
          <w:ilvl w:val="0"/>
          <w:numId w:val="21"/>
        </w:numPr>
        <w:autoSpaceDE w:val="0"/>
        <w:autoSpaceDN w:val="0"/>
        <w:adjustRightInd w:val="0"/>
        <w:spacing w:after="0"/>
        <w:rPr>
          <w:rFonts w:eastAsiaTheme="minorHAnsi"/>
          <w:szCs w:val="20"/>
          <w14:ligatures w14:val="standardContextual"/>
        </w:rPr>
      </w:pPr>
      <w:r w:rsidRPr="00EF484F">
        <w:rPr>
          <w:rFonts w:eastAsiaTheme="minorHAnsi"/>
          <w:b/>
          <w:bCs/>
          <w:szCs w:val="20"/>
          <w14:ligatures w14:val="standardContextual"/>
        </w:rPr>
        <w:t>Network file share</w:t>
      </w:r>
      <w:r w:rsidRPr="005265DF">
        <w:rPr>
          <w:rFonts w:eastAsiaTheme="minorHAnsi"/>
          <w:szCs w:val="20"/>
          <w14:ligatures w14:val="standardContextual"/>
        </w:rPr>
        <w:t xml:space="preserve"> access for integrations that read/write image or data files through UNC paths.</w:t>
      </w:r>
    </w:p>
    <w:p w14:paraId="3944D3D3" w14:textId="77777777" w:rsidR="00E944E0" w:rsidRPr="005265DF" w:rsidRDefault="00E944E0" w:rsidP="00E944E0">
      <w:pPr>
        <w:autoSpaceDE w:val="0"/>
        <w:autoSpaceDN w:val="0"/>
        <w:adjustRightInd w:val="0"/>
        <w:spacing w:after="0"/>
        <w:rPr>
          <w:rFonts w:eastAsiaTheme="minorHAnsi"/>
          <w:szCs w:val="20"/>
          <w14:ligatures w14:val="standardContextual"/>
        </w:rPr>
      </w:pPr>
    </w:p>
    <w:p w14:paraId="6BB7B909" w14:textId="77777777" w:rsidR="005265DF" w:rsidRDefault="005265DF" w:rsidP="00636B2F">
      <w:pPr>
        <w:numPr>
          <w:ilvl w:val="0"/>
          <w:numId w:val="21"/>
        </w:numPr>
        <w:autoSpaceDE w:val="0"/>
        <w:autoSpaceDN w:val="0"/>
        <w:adjustRightInd w:val="0"/>
        <w:spacing w:after="0"/>
        <w:rPr>
          <w:rFonts w:eastAsiaTheme="minorHAnsi"/>
          <w:szCs w:val="20"/>
          <w14:ligatures w14:val="standardContextual"/>
        </w:rPr>
      </w:pPr>
      <w:r w:rsidRPr="00E944E0">
        <w:rPr>
          <w:rFonts w:eastAsiaTheme="minorHAnsi"/>
          <w:b/>
          <w:bCs/>
          <w:szCs w:val="20"/>
          <w14:ligatures w14:val="standardContextual"/>
        </w:rPr>
        <w:t>Local device communication</w:t>
      </w:r>
      <w:r w:rsidRPr="005265DF">
        <w:rPr>
          <w:rFonts w:eastAsiaTheme="minorHAnsi"/>
          <w:szCs w:val="20"/>
          <w14:ligatures w14:val="standardContextual"/>
        </w:rPr>
        <w:t xml:space="preserve"> over COM port, including USB-to-serial connectivity for VolumeCheck.</w:t>
      </w:r>
    </w:p>
    <w:p w14:paraId="41A3E233" w14:textId="77777777" w:rsidR="00E944E0" w:rsidRPr="005265DF" w:rsidRDefault="00E944E0" w:rsidP="00E944E0">
      <w:pPr>
        <w:autoSpaceDE w:val="0"/>
        <w:autoSpaceDN w:val="0"/>
        <w:adjustRightInd w:val="0"/>
        <w:spacing w:after="0"/>
        <w:rPr>
          <w:rFonts w:eastAsiaTheme="minorHAnsi"/>
          <w:szCs w:val="20"/>
          <w14:ligatures w14:val="standardContextual"/>
        </w:rPr>
      </w:pPr>
    </w:p>
    <w:p w14:paraId="02427DFE" w14:textId="77777777" w:rsidR="005265DF" w:rsidRPr="005265DF" w:rsidRDefault="005265DF" w:rsidP="00636B2F">
      <w:pPr>
        <w:numPr>
          <w:ilvl w:val="0"/>
          <w:numId w:val="21"/>
        </w:numPr>
        <w:autoSpaceDE w:val="0"/>
        <w:autoSpaceDN w:val="0"/>
        <w:adjustRightInd w:val="0"/>
        <w:spacing w:after="0"/>
        <w:rPr>
          <w:rFonts w:eastAsiaTheme="minorHAnsi"/>
          <w:szCs w:val="20"/>
          <w14:ligatures w14:val="standardContextual"/>
        </w:rPr>
      </w:pPr>
      <w:r w:rsidRPr="00E944E0">
        <w:rPr>
          <w:rFonts w:eastAsiaTheme="minorHAnsi"/>
          <w:b/>
          <w:bCs/>
          <w:szCs w:val="20"/>
          <w14:ligatures w14:val="standardContextual"/>
        </w:rPr>
        <w:t>Local printing</w:t>
      </w:r>
      <w:r w:rsidRPr="005265DF">
        <w:rPr>
          <w:rFonts w:eastAsiaTheme="minorHAnsi"/>
          <w:szCs w:val="20"/>
          <w14:ligatures w14:val="standardContextual"/>
        </w:rPr>
        <w:t xml:space="preserve"> functionality for protocol and run-related views in the Symphony application.</w:t>
      </w:r>
    </w:p>
    <w:p w14:paraId="744443F6" w14:textId="77777777" w:rsidR="00E944E0" w:rsidRDefault="00E944E0" w:rsidP="00E944E0">
      <w:pPr>
        <w:autoSpaceDE w:val="0"/>
        <w:autoSpaceDN w:val="0"/>
        <w:adjustRightInd w:val="0"/>
        <w:spacing w:after="0"/>
        <w:ind w:left="720"/>
        <w:rPr>
          <w:rFonts w:eastAsiaTheme="minorHAnsi"/>
          <w:szCs w:val="20"/>
          <w14:ligatures w14:val="standardContextual"/>
        </w:rPr>
      </w:pPr>
    </w:p>
    <w:p w14:paraId="4BE82628" w14:textId="72A9B9A8" w:rsidR="005265DF" w:rsidRPr="005265DF" w:rsidRDefault="005265DF" w:rsidP="00636B2F">
      <w:pPr>
        <w:numPr>
          <w:ilvl w:val="0"/>
          <w:numId w:val="21"/>
        </w:numPr>
        <w:autoSpaceDE w:val="0"/>
        <w:autoSpaceDN w:val="0"/>
        <w:adjustRightInd w:val="0"/>
        <w:spacing w:after="0"/>
        <w:rPr>
          <w:rFonts w:eastAsiaTheme="minorHAnsi"/>
          <w:szCs w:val="20"/>
          <w14:ligatures w14:val="standardContextual"/>
        </w:rPr>
      </w:pPr>
      <w:r w:rsidRPr="00E944E0">
        <w:rPr>
          <w:rFonts w:eastAsiaTheme="minorHAnsi"/>
          <w:b/>
          <w:bCs/>
          <w:szCs w:val="20"/>
          <w14:ligatures w14:val="standardContextual"/>
        </w:rPr>
        <w:t>SMTP</w:t>
      </w:r>
      <w:r w:rsidRPr="005265DF">
        <w:rPr>
          <w:rFonts w:eastAsiaTheme="minorHAnsi"/>
          <w:szCs w:val="20"/>
          <w14:ligatures w14:val="standardContextual"/>
        </w:rPr>
        <w:t>-based email notification capability through configurable mail server host, port, SSL, and credentials.</w:t>
      </w:r>
    </w:p>
    <w:p w14:paraId="73BC7CDC" w14:textId="77777777" w:rsidR="0052574E" w:rsidRDefault="0052574E" w:rsidP="005C0F9B">
      <w:pPr>
        <w:autoSpaceDE w:val="0"/>
        <w:autoSpaceDN w:val="0"/>
        <w:adjustRightInd w:val="0"/>
        <w:spacing w:after="0"/>
        <w:ind w:left="360"/>
      </w:pPr>
    </w:p>
    <w:p w14:paraId="501B7559" w14:textId="54F095E5" w:rsidR="00BC6FD2" w:rsidRPr="005C0F9B" w:rsidRDefault="0052574E" w:rsidP="005C0F9B">
      <w:pPr>
        <w:autoSpaceDE w:val="0"/>
        <w:autoSpaceDN w:val="0"/>
        <w:adjustRightInd w:val="0"/>
        <w:spacing w:after="0"/>
        <w:ind w:left="360"/>
        <w:rPr>
          <w:rFonts w:eastAsiaTheme="minorHAnsi"/>
          <w:szCs w:val="20"/>
          <w14:ligatures w14:val="standardContextual"/>
        </w:rPr>
      </w:pPr>
      <w:r w:rsidRPr="00A6608B">
        <w:t>No unnecessary background services are enabled on the operating system, and access to operating system</w:t>
      </w:r>
      <w:r w:rsidRPr="00A6608B">
        <w:noBreakHyphen/>
        <w:t>level services is restricted</w:t>
      </w:r>
      <w:r>
        <w:t>.</w:t>
      </w:r>
    </w:p>
    <w:p w14:paraId="53CA0E1A" w14:textId="77777777" w:rsidR="009C1DA4" w:rsidRPr="00D813A4" w:rsidRDefault="009C1DA4" w:rsidP="009C1DA4">
      <w:pPr>
        <w:pStyle w:val="Heading3"/>
      </w:pPr>
      <w:bookmarkStart w:id="72" w:name="_Toc185442756"/>
      <w:bookmarkStart w:id="73" w:name="_Toc238200648"/>
      <w:r>
        <w:t>Interoperability</w:t>
      </w:r>
      <w:bookmarkEnd w:id="72"/>
      <w:bookmarkEnd w:id="73"/>
    </w:p>
    <w:p w14:paraId="5462849D" w14:textId="6A09DB52" w:rsidR="009C1DA4" w:rsidRPr="00D25E75" w:rsidRDefault="00BE6CC9" w:rsidP="00D25E75">
      <w:pPr>
        <w:autoSpaceDE w:val="0"/>
        <w:autoSpaceDN w:val="0"/>
        <w:adjustRightInd w:val="0"/>
        <w:spacing w:after="0"/>
        <w:ind w:left="360"/>
        <w:rPr>
          <w:rFonts w:eastAsiaTheme="minorHAnsi"/>
          <w:szCs w:val="20"/>
          <w14:ligatures w14:val="standardContextual"/>
        </w:rPr>
      </w:pPr>
      <w:r w:rsidRPr="00D25E75">
        <w:rPr>
          <w:rFonts w:eastAsiaTheme="minorHAnsi"/>
          <w:szCs w:val="20"/>
          <w14:ligatures w14:val="standardContextual"/>
        </w:rPr>
        <w:t xml:space="preserve">The Tempo interoperates with customer networks, </w:t>
      </w:r>
      <w:r w:rsidR="00D25E75" w:rsidRPr="00D25E75">
        <w:rPr>
          <w:rFonts w:eastAsiaTheme="minorHAnsi"/>
          <w:szCs w:val="20"/>
          <w14:ligatures w14:val="standardContextual"/>
        </w:rPr>
        <w:t>various</w:t>
      </w:r>
      <w:r w:rsidR="007768CC" w:rsidRPr="00D25E75">
        <w:rPr>
          <w:rFonts w:eastAsiaTheme="minorHAnsi"/>
          <w:szCs w:val="20"/>
          <w14:ligatures w14:val="standardContextual"/>
        </w:rPr>
        <w:t xml:space="preserve"> devices configured for its use</w:t>
      </w:r>
      <w:r w:rsidR="00D25E75" w:rsidRPr="00D25E75">
        <w:rPr>
          <w:rFonts w:eastAsiaTheme="minorHAnsi"/>
          <w:szCs w:val="20"/>
          <w14:ligatures w14:val="standardContextual"/>
        </w:rPr>
        <w:t xml:space="preserve"> and device’s server software’s in the network.</w:t>
      </w:r>
      <w:r w:rsidRPr="00D25E75">
        <w:rPr>
          <w:rFonts w:eastAsiaTheme="minorHAnsi"/>
          <w:szCs w:val="20"/>
          <w14:ligatures w14:val="standardContextual"/>
        </w:rPr>
        <w:t xml:space="preserve"> Interoperability is limited to </w:t>
      </w:r>
      <w:r w:rsidR="006F7B04" w:rsidRPr="00D25E75">
        <w:rPr>
          <w:rFonts w:eastAsiaTheme="minorHAnsi"/>
          <w:szCs w:val="20"/>
          <w14:ligatures w14:val="standardContextual"/>
        </w:rPr>
        <w:t>configuration-based</w:t>
      </w:r>
      <w:r w:rsidRPr="00D25E75">
        <w:rPr>
          <w:rFonts w:eastAsiaTheme="minorHAnsi"/>
          <w:szCs w:val="20"/>
          <w14:ligatures w14:val="standardContextual"/>
        </w:rPr>
        <w:t xml:space="preserve"> enablement. Associated cybersecurity risks are evaluated and managed through system design controls, threat modeling, and cybersecurity risk management activities.</w:t>
      </w:r>
    </w:p>
    <w:p w14:paraId="6B69BB71" w14:textId="77777777" w:rsidR="009C1DA4" w:rsidRDefault="009C1DA4" w:rsidP="00E22C7C">
      <w:pPr>
        <w:pStyle w:val="BodyText3"/>
      </w:pPr>
    </w:p>
    <w:p w14:paraId="2814C406" w14:textId="3E2CCD09" w:rsidR="003B44A6" w:rsidRDefault="003B44A6" w:rsidP="79939D89">
      <w:pPr>
        <w:pStyle w:val="Heading2"/>
      </w:pPr>
      <w:bookmarkStart w:id="74" w:name="_Toc238200649"/>
      <w:r>
        <w:t>Secure Development</w:t>
      </w:r>
      <w:r w:rsidR="005341B0">
        <w:t xml:space="preserve"> Process</w:t>
      </w:r>
      <w:bookmarkEnd w:id="74"/>
    </w:p>
    <w:p w14:paraId="1BFC97E6" w14:textId="0B0E8814" w:rsidR="00AF6085" w:rsidRPr="00916990" w:rsidRDefault="00AF6085" w:rsidP="00087473">
      <w:pPr>
        <w:spacing w:after="0" w:line="300" w:lineRule="atLeast"/>
        <w:rPr>
          <w:szCs w:val="20"/>
        </w:rPr>
      </w:pPr>
      <w:r w:rsidRPr="00087473">
        <w:rPr>
          <w:rFonts w:cs="Arial"/>
          <w:szCs w:val="20"/>
        </w:rPr>
        <w:t xml:space="preserve">This section describes how secure development </w:t>
      </w:r>
      <w:r w:rsidR="00112B91">
        <w:rPr>
          <w:rFonts w:cs="Arial"/>
          <w:szCs w:val="20"/>
        </w:rPr>
        <w:t xml:space="preserve">process </w:t>
      </w:r>
      <w:r w:rsidRPr="00087473">
        <w:rPr>
          <w:rFonts w:cs="Arial"/>
          <w:szCs w:val="20"/>
        </w:rPr>
        <w:t>practices are planned, implemented, verified, and documented throughout the product lifecycle.</w:t>
      </w:r>
      <w:r w:rsidR="00112B91">
        <w:rPr>
          <w:rFonts w:cs="Arial"/>
          <w:szCs w:val="20"/>
        </w:rPr>
        <w:t xml:space="preserve"> </w:t>
      </w:r>
    </w:p>
    <w:p w14:paraId="2D572833" w14:textId="60018882" w:rsidR="00457B04" w:rsidRPr="007D2D34" w:rsidRDefault="007D2D34" w:rsidP="79939D89">
      <w:pPr>
        <w:pStyle w:val="Heading3"/>
        <w:rPr>
          <w:rStyle w:val="InstructionsShowChar"/>
          <w:i w:val="0"/>
          <w:color w:val="auto"/>
          <w:sz w:val="22"/>
        </w:rPr>
      </w:pPr>
      <w:bookmarkStart w:id="75" w:name="_Toc238200650"/>
      <w:r w:rsidRPr="79939D89">
        <w:rPr>
          <w:rStyle w:val="InstructionsShowChar"/>
          <w:i w:val="0"/>
          <w:color w:val="auto"/>
          <w:sz w:val="22"/>
        </w:rPr>
        <w:t xml:space="preserve">Detailed </w:t>
      </w:r>
      <w:r w:rsidR="00457B04" w:rsidRPr="79939D89">
        <w:rPr>
          <w:rStyle w:val="InstructionsShowChar"/>
          <w:i w:val="0"/>
          <w:color w:val="auto"/>
          <w:sz w:val="22"/>
        </w:rPr>
        <w:t>Design</w:t>
      </w:r>
      <w:r w:rsidRPr="79939D89">
        <w:rPr>
          <w:rStyle w:val="InstructionsShowChar"/>
          <w:i w:val="0"/>
          <w:color w:val="auto"/>
          <w:sz w:val="22"/>
        </w:rPr>
        <w:t>s of Security aspects</w:t>
      </w:r>
      <w:bookmarkEnd w:id="75"/>
    </w:p>
    <w:p w14:paraId="69D0EEB4" w14:textId="13AC2F85" w:rsidR="00C26325" w:rsidRDefault="00C26325" w:rsidP="00C26325">
      <w:pPr>
        <w:pStyle w:val="BodyText3"/>
        <w:ind w:left="426"/>
      </w:pPr>
      <w:r>
        <w:t>As Tempo</w:t>
      </w:r>
      <w:r w:rsidRPr="0067634D">
        <w:t xml:space="preserve"> </w:t>
      </w:r>
      <w:r>
        <w:t>is a non-cyber device, no Security Architecture documentation is necessary.</w:t>
      </w:r>
    </w:p>
    <w:p w14:paraId="0F62543F" w14:textId="24024D15" w:rsidR="00C26325" w:rsidRPr="00015945" w:rsidRDefault="00C26325" w:rsidP="00C26325">
      <w:pPr>
        <w:pStyle w:val="BodyText3"/>
        <w:ind w:left="426"/>
      </w:pPr>
      <w:commentRangeStart w:id="76"/>
      <w:commentRangeStart w:id="77"/>
      <w:r>
        <w:t>Secure design documentation describing modules, interfaces, and trust boundaries is included in this document</w:t>
      </w:r>
      <w:r w:rsidR="0076585A">
        <w:t xml:space="preserve"> </w:t>
      </w:r>
      <w:r w:rsidR="0076585A" w:rsidRPr="0076585A">
        <w:t>and is stored in the EDMS</w:t>
      </w:r>
      <w:r w:rsidR="00706C65">
        <w:t xml:space="preserve"> </w:t>
      </w:r>
      <w:r w:rsidR="00FB76EA">
        <w:t xml:space="preserve">under </w:t>
      </w:r>
      <w:r w:rsidR="00FB76EA" w:rsidRPr="00FB76EA">
        <w:t>Cabinets/Product Development/Design History and Project Files/Life Science Automation/Acoustic/Tempo/Product Security</w:t>
      </w:r>
      <w:r>
        <w:t>.</w:t>
      </w:r>
      <w:commentRangeEnd w:id="76"/>
      <w:r w:rsidR="00231C96" w:rsidRPr="00015945">
        <w:rPr>
          <w:rStyle w:val="CommentReference"/>
          <w:sz w:val="20"/>
        </w:rPr>
        <w:commentReference w:id="76"/>
      </w:r>
      <w:commentRangeEnd w:id="77"/>
      <w:r w:rsidR="00C11B7A" w:rsidRPr="00015945">
        <w:rPr>
          <w:rStyle w:val="CommentReference"/>
          <w:sz w:val="20"/>
        </w:rPr>
        <w:commentReference w:id="77"/>
      </w:r>
    </w:p>
    <w:p w14:paraId="69A86509" w14:textId="5660F8DF" w:rsidR="007D2D34" w:rsidRPr="00087473" w:rsidRDefault="001924A8" w:rsidP="79939D89">
      <w:pPr>
        <w:pStyle w:val="Heading3"/>
        <w:rPr>
          <w:rStyle w:val="InstructionsShowChar"/>
          <w:i w:val="0"/>
          <w:color w:val="auto"/>
          <w:sz w:val="22"/>
        </w:rPr>
      </w:pPr>
      <w:bookmarkStart w:id="78" w:name="_Toc238200651"/>
      <w:r w:rsidRPr="79939D89">
        <w:rPr>
          <w:rStyle w:val="InstructionsShowChar"/>
          <w:i w:val="0"/>
          <w:color w:val="auto"/>
          <w:sz w:val="22"/>
        </w:rPr>
        <w:t>Secure Source Code</w:t>
      </w:r>
      <w:bookmarkEnd w:id="78"/>
    </w:p>
    <w:p w14:paraId="0FD84B85" w14:textId="2E7F5A13" w:rsidR="001809D4" w:rsidRPr="001809D4" w:rsidRDefault="001809D4" w:rsidP="00AB5711">
      <w:pPr>
        <w:pStyle w:val="BodyText3"/>
        <w:ind w:left="426"/>
      </w:pPr>
      <w:r>
        <w:t>Product security requirements are traced to verification</w:t>
      </w:r>
      <w:r w:rsidR="00AB5711">
        <w:t xml:space="preserve"> tests</w:t>
      </w:r>
      <w:r>
        <w:t>. All developers are annually trained on secure coding standards</w:t>
      </w:r>
      <w:r w:rsidRPr="79939D89">
        <w:t>, as defined in GLB-QS-REF-0097 Secure Coding</w:t>
      </w:r>
      <w:r w:rsidR="00C033CC" w:rsidRPr="79939D89">
        <w:t>.</w:t>
      </w:r>
      <w:r w:rsidRPr="79939D89">
        <w:t xml:space="preserve"> All product code is subject to peer review before merging, as defined in </w:t>
      </w:r>
      <w:r w:rsidR="008177EE" w:rsidRPr="79939D89">
        <w:t>Tempo</w:t>
      </w:r>
      <w:r w:rsidRPr="79939D89">
        <w:t xml:space="preserve"> Software Development Plan.</w:t>
      </w:r>
    </w:p>
    <w:p w14:paraId="77D5F552" w14:textId="0E2F2AB3" w:rsidR="001809D4" w:rsidRPr="001809D4" w:rsidRDefault="001809D4" w:rsidP="00AB5711">
      <w:pPr>
        <w:pStyle w:val="BodyText3"/>
        <w:ind w:left="426"/>
      </w:pPr>
      <w:r w:rsidRPr="001809D4">
        <w:lastRenderedPageBreak/>
        <w:t xml:space="preserve">All third-party software is recorded in </w:t>
      </w:r>
      <w:r w:rsidR="00AF2FAB">
        <w:t>Tempo S</w:t>
      </w:r>
      <w:r w:rsidRPr="001809D4">
        <w:t xml:space="preserve">BOM subject to Legal approval per GLB-QS-PCD-0048 Software Development Procedure. Third-party software is additionally subject to SCA using the tools described in section 1.4 of this document. The SCA identifies vulnerabilities and EoS per GLB-QS-PCD-0087 Product Security Procedure and its results are incorporated into </w:t>
      </w:r>
      <w:r w:rsidR="00AF2FAB">
        <w:t>Tempo</w:t>
      </w:r>
      <w:r w:rsidR="000E23EC">
        <w:t>-</w:t>
      </w:r>
      <w:r w:rsidRPr="001809D4">
        <w:t>Product Security Risk Management Report. These analyses are conducted regularly as described in section 5 of this document.</w:t>
      </w:r>
    </w:p>
    <w:p w14:paraId="663139FB" w14:textId="77777777" w:rsidR="001809D4" w:rsidRPr="00015945" w:rsidRDefault="001809D4" w:rsidP="00AB5711">
      <w:pPr>
        <w:pStyle w:val="BodyText3"/>
        <w:ind w:left="426"/>
      </w:pPr>
      <w:r w:rsidRPr="001809D4">
        <w:t>The final patches to third-party software before release are gathered and applied as late as reasonably possible before building a release candidate image for verification. Patches may be applied after this point as decided by the CRB based on a risk assessment of newly discovered vulnerabilities.</w:t>
      </w:r>
    </w:p>
    <w:p w14:paraId="38AA66D6" w14:textId="72D6EA9D" w:rsidR="00932EFA" w:rsidRDefault="009D401C" w:rsidP="79939D89">
      <w:pPr>
        <w:pStyle w:val="Heading2"/>
      </w:pPr>
      <w:bookmarkStart w:id="79" w:name="_Toc238200652"/>
      <w:r>
        <w:t xml:space="preserve">Cybersecurity Risk </w:t>
      </w:r>
      <w:r w:rsidR="00F45F9C">
        <w:t>Management</w:t>
      </w:r>
      <w:r w:rsidR="00F81FA0">
        <w:t xml:space="preserve"> Plan</w:t>
      </w:r>
      <w:bookmarkEnd w:id="79"/>
    </w:p>
    <w:p w14:paraId="7404F8AF" w14:textId="21D149E2" w:rsidR="00A83AB4" w:rsidRPr="00FD20F4" w:rsidRDefault="00A83AB4" w:rsidP="00087473">
      <w:pPr>
        <w:pStyle w:val="BodyText"/>
        <w:rPr>
          <w:color w:val="007BB8"/>
        </w:rPr>
      </w:pPr>
      <w:r w:rsidRPr="005D0AFC">
        <w:t>Cybersecurity risk management evidence is maintained in controlled records that provide end-to-end traceability from assets and threats to vulnerabilities, security controls, verification activities, and residual risk acceptability</w:t>
      </w:r>
      <w:r w:rsidR="00183227">
        <w:t>.</w:t>
      </w:r>
      <w:r w:rsidR="00183227" w:rsidRPr="00183227">
        <w:rPr>
          <w:szCs w:val="16"/>
        </w:rPr>
        <w:t xml:space="preserve"> </w:t>
      </w:r>
      <w:r w:rsidR="00183227" w:rsidRPr="00917940">
        <w:rPr>
          <w:szCs w:val="16"/>
        </w:rPr>
        <w:t xml:space="preserve">The </w:t>
      </w:r>
      <w:r w:rsidR="00CA5F22">
        <w:rPr>
          <w:szCs w:val="16"/>
        </w:rPr>
        <w:t>Tempo</w:t>
      </w:r>
      <w:r w:rsidR="000E23EC">
        <w:rPr>
          <w:szCs w:val="16"/>
        </w:rPr>
        <w:t>-</w:t>
      </w:r>
      <w:r w:rsidR="00183227" w:rsidRPr="00917940">
        <w:rPr>
          <w:szCs w:val="16"/>
        </w:rPr>
        <w:t>Product Security Risk Management Report documents all unmitigated vulnerabilities from any source.</w:t>
      </w:r>
    </w:p>
    <w:p w14:paraId="07230A66" w14:textId="505D8CAF" w:rsidR="00A83AB4" w:rsidRPr="006A2A2C" w:rsidRDefault="00A83AB4">
      <w:pPr>
        <w:pStyle w:val="BodyText"/>
      </w:pPr>
      <w:r w:rsidRPr="006A2A2C">
        <w:t xml:space="preserve">Cybersecurity risks are identified using multiple activities. Once threats are identified, third-party software components (including open-source and commercial off-the-shelf components) are assessed for known vulnerabilities. Vulnerabilities are </w:t>
      </w:r>
      <w:r w:rsidR="006902B6" w:rsidRPr="006A2A2C">
        <w:t>addressed</w:t>
      </w:r>
      <w:r w:rsidRPr="006A2A2C">
        <w:t xml:space="preserve"> through secure design and development practices and through application of security controls.</w:t>
      </w:r>
    </w:p>
    <w:p w14:paraId="0C984210" w14:textId="4E796D3D" w:rsidR="00A83AB4" w:rsidRPr="0012080F" w:rsidRDefault="00A83AB4" w:rsidP="00087473">
      <w:pPr>
        <w:pStyle w:val="BodyText"/>
      </w:pPr>
      <w:r w:rsidRPr="0012080F">
        <w:t xml:space="preserve">Risk detection activities </w:t>
      </w:r>
      <w:r w:rsidR="00271354" w:rsidRPr="0012080F">
        <w:t>use the following inputs</w:t>
      </w:r>
      <w:r w:rsidRPr="0012080F">
        <w:t>, as applicable:</w:t>
      </w:r>
    </w:p>
    <w:p w14:paraId="482B0E31" w14:textId="0680ABD4" w:rsidR="00A83AB4" w:rsidRPr="0012080F" w:rsidRDefault="00A83AB4" w:rsidP="00087473">
      <w:pPr>
        <w:pStyle w:val="ListBullet"/>
      </w:pPr>
      <w:r w:rsidRPr="0012080F">
        <w:t>Threat modeling and architecture review</w:t>
      </w:r>
    </w:p>
    <w:p w14:paraId="36CC585A" w14:textId="23E9E8BB" w:rsidR="00A83AB4" w:rsidRPr="0012080F" w:rsidRDefault="00A83AB4" w:rsidP="00087473">
      <w:pPr>
        <w:pStyle w:val="ListBullet"/>
      </w:pPr>
      <w:r w:rsidRPr="0012080F">
        <w:t>Review of third-party software components for known vulnerabilities (e.g., SBOM-driven checks / software composition analysis)</w:t>
      </w:r>
    </w:p>
    <w:p w14:paraId="58663369" w14:textId="251F3067" w:rsidR="00A83AB4" w:rsidRPr="0012080F" w:rsidRDefault="00A83AB4" w:rsidP="00087473">
      <w:pPr>
        <w:pStyle w:val="ListBullet"/>
      </w:pPr>
      <w:r w:rsidRPr="0012080F">
        <w:t>Secure code review and static analysis (e.g., SCR/SAST)</w:t>
      </w:r>
    </w:p>
    <w:p w14:paraId="63CF1E41" w14:textId="1E67A204" w:rsidR="00A83AB4" w:rsidRPr="0012080F" w:rsidRDefault="00A83AB4" w:rsidP="00087473">
      <w:pPr>
        <w:pStyle w:val="ListBullet"/>
      </w:pPr>
      <w:r w:rsidRPr="0012080F">
        <w:t>Vulnerability assessment (VA), including configuration and dependency scanning</w:t>
      </w:r>
    </w:p>
    <w:p w14:paraId="1BC89F06" w14:textId="02F5FE15" w:rsidR="00A83AB4" w:rsidRPr="0012080F" w:rsidRDefault="00A83AB4" w:rsidP="00087473">
      <w:pPr>
        <w:pStyle w:val="ListBullet"/>
      </w:pPr>
      <w:r w:rsidRPr="0012080F">
        <w:t>Penetration testing (PenTesting), including abuse-case testing informed by the threat model</w:t>
      </w:r>
    </w:p>
    <w:p w14:paraId="7A8962DF" w14:textId="655EDAAF" w:rsidR="00A83AB4" w:rsidRPr="0012080F" w:rsidRDefault="00A83AB4" w:rsidP="00087473">
      <w:pPr>
        <w:pStyle w:val="ListBullet"/>
      </w:pPr>
      <w:r w:rsidRPr="0012080F">
        <w:t>Review of security-relevant defect reports from development and verification</w:t>
      </w:r>
    </w:p>
    <w:p w14:paraId="1F42A9C8" w14:textId="20B15741" w:rsidR="00A83AB4" w:rsidRPr="0012080F" w:rsidRDefault="00A83AB4" w:rsidP="00087473">
      <w:pPr>
        <w:pStyle w:val="ListBullet"/>
      </w:pPr>
      <w:r w:rsidRPr="0012080F">
        <w:t xml:space="preserve">Review of </w:t>
      </w:r>
      <w:r w:rsidR="009F501F" w:rsidRPr="0012080F">
        <w:t>customer</w:t>
      </w:r>
      <w:r w:rsidRPr="0012080F">
        <w:t xml:space="preserve"> feedback, vulnerability disclosures, and security advisories (as applicable)</w:t>
      </w:r>
    </w:p>
    <w:p w14:paraId="5B782B95" w14:textId="4B84426D" w:rsidR="00A83AB4" w:rsidRPr="0012080F" w:rsidRDefault="00A83AB4">
      <w:pPr>
        <w:pStyle w:val="BodyText"/>
      </w:pPr>
      <w:r w:rsidRPr="0012080F">
        <w:t>Outputs of these activities (identified vulnerabilities) are consolidated, de-duplicated, and tracked to remediation and verification.</w:t>
      </w:r>
    </w:p>
    <w:p w14:paraId="09E1D21F" w14:textId="19D87049" w:rsidR="002272DC" w:rsidRPr="0012080F" w:rsidRDefault="00B50DB7" w:rsidP="00087473">
      <w:pPr>
        <w:pStyle w:val="BodyText"/>
      </w:pPr>
      <w:r w:rsidRPr="0012080F">
        <w:t>For new products, a Cybersecu</w:t>
      </w:r>
      <w:r w:rsidR="006D55D8" w:rsidRPr="0012080F">
        <w:t xml:space="preserve">rity </w:t>
      </w:r>
      <w:r w:rsidRPr="0012080F">
        <w:t xml:space="preserve">Risk Management Report </w:t>
      </w:r>
      <w:r w:rsidR="006D55D8" w:rsidRPr="0012080F">
        <w:t xml:space="preserve">is released </w:t>
      </w:r>
      <w:r w:rsidRPr="0012080F">
        <w:t xml:space="preserve">prior to </w:t>
      </w:r>
      <w:r w:rsidR="006D55D8" w:rsidRPr="0012080F">
        <w:t>Design Transfer Review.</w:t>
      </w:r>
      <w:r w:rsidRPr="0012080F">
        <w:t xml:space="preserve"> </w:t>
      </w:r>
      <w:r w:rsidR="006D55D8" w:rsidRPr="0012080F">
        <w:t xml:space="preserve">The Cybersecurity Risk Management Report is updated for Design Changes that </w:t>
      </w:r>
      <w:r w:rsidR="00C3784B" w:rsidRPr="0012080F">
        <w:t>affect</w:t>
      </w:r>
      <w:r w:rsidR="006D55D8" w:rsidRPr="0012080F">
        <w:t xml:space="preserve"> cybersecurity</w:t>
      </w:r>
      <w:r w:rsidR="00872CA7" w:rsidRPr="0012080F">
        <w:t xml:space="preserve"> risks.</w:t>
      </w:r>
    </w:p>
    <w:p w14:paraId="4D361DF9" w14:textId="305865B4" w:rsidR="00A83AB4" w:rsidRPr="00A83AB4" w:rsidRDefault="00A83AB4" w:rsidP="00087473">
      <w:pPr>
        <w:pStyle w:val="Heading3"/>
      </w:pPr>
      <w:bookmarkStart w:id="80" w:name="_Toc238200653"/>
      <w:r>
        <w:t>Cybersecurity Risk Analysis and Evaluation Method</w:t>
      </w:r>
      <w:bookmarkEnd w:id="80"/>
    </w:p>
    <w:p w14:paraId="3028B8D8" w14:textId="085A4142" w:rsidR="00A83AB4" w:rsidRPr="00F067FB" w:rsidRDefault="00F067FB" w:rsidP="00087473">
      <w:pPr>
        <w:pStyle w:val="BodyText"/>
        <w:tabs>
          <w:tab w:val="left" w:pos="567"/>
        </w:tabs>
        <w:ind w:left="426"/>
      </w:pPr>
      <w:r w:rsidRPr="00F067FB">
        <w:t>Analysis</w:t>
      </w:r>
      <w:r w:rsidR="00A83AB4" w:rsidRPr="00F067FB">
        <w:t xml:space="preserve"> and evaluation of applicable cybersecurity risks and potential impacts to safety and security based on:</w:t>
      </w:r>
    </w:p>
    <w:p w14:paraId="54370B74" w14:textId="073B9A31" w:rsidR="00A83AB4" w:rsidRPr="00F067FB" w:rsidRDefault="00274063" w:rsidP="00087473">
      <w:pPr>
        <w:pStyle w:val="ListBullet"/>
        <w:tabs>
          <w:tab w:val="left" w:pos="851"/>
        </w:tabs>
        <w:ind w:left="851"/>
      </w:pPr>
      <w:r w:rsidRPr="00F067FB">
        <w:t>T</w:t>
      </w:r>
      <w:r w:rsidR="00A83AB4" w:rsidRPr="00F067FB">
        <w:t xml:space="preserve">he threats identified in the </w:t>
      </w:r>
      <w:r w:rsidR="00B60883" w:rsidRPr="00F067FB">
        <w:t>Threat Model</w:t>
      </w:r>
      <w:r w:rsidR="00A83AB4" w:rsidRPr="00F067FB">
        <w:t>,</w:t>
      </w:r>
    </w:p>
    <w:p w14:paraId="5EBF4B16" w14:textId="15777330" w:rsidR="00A83AB4" w:rsidRPr="00F067FB" w:rsidRDefault="00274063" w:rsidP="00087473">
      <w:pPr>
        <w:pStyle w:val="ListBullet"/>
        <w:tabs>
          <w:tab w:val="left" w:pos="851"/>
        </w:tabs>
        <w:ind w:left="851"/>
      </w:pPr>
      <w:r w:rsidRPr="00F067FB">
        <w:t>V</w:t>
      </w:r>
      <w:r w:rsidR="00A83AB4" w:rsidRPr="00F067FB">
        <w:t>ulnerabilities identified through risk detection activities, and</w:t>
      </w:r>
    </w:p>
    <w:p w14:paraId="6BB0850C" w14:textId="49C812B9" w:rsidR="00A83AB4" w:rsidRDefault="00274063" w:rsidP="00087473">
      <w:pPr>
        <w:pStyle w:val="ListBullet"/>
        <w:tabs>
          <w:tab w:val="left" w:pos="851"/>
        </w:tabs>
        <w:ind w:left="851"/>
      </w:pPr>
      <w:r w:rsidRPr="00F067FB">
        <w:t>T</w:t>
      </w:r>
      <w:r w:rsidR="00A83AB4" w:rsidRPr="00F067FB">
        <w:t>he potential clinical and operational impacts if a risk were exploited.</w:t>
      </w:r>
    </w:p>
    <w:p w14:paraId="57FF45D8" w14:textId="77777777" w:rsidR="00852C69" w:rsidRPr="00F067FB" w:rsidRDefault="00852C69" w:rsidP="00852C69">
      <w:pPr>
        <w:pStyle w:val="ListBullet"/>
        <w:numPr>
          <w:ilvl w:val="0"/>
          <w:numId w:val="0"/>
        </w:numPr>
        <w:tabs>
          <w:tab w:val="left" w:pos="851"/>
        </w:tabs>
        <w:ind w:left="851"/>
      </w:pPr>
    </w:p>
    <w:p w14:paraId="0A862738" w14:textId="77777777" w:rsidR="00852C69" w:rsidRDefault="00852C69" w:rsidP="00852C69">
      <w:pPr>
        <w:pStyle w:val="ListBullet"/>
        <w:numPr>
          <w:ilvl w:val="0"/>
          <w:numId w:val="0"/>
        </w:numPr>
        <w:ind w:left="720"/>
      </w:pPr>
      <w:r w:rsidRPr="00917940">
        <w:t>Vulnerabilities are scored using CVSS 3.1 standard when manually scored or via the results of validated tools in either quantitative or qualitative results (high, medium, etc.).</w:t>
      </w:r>
    </w:p>
    <w:p w14:paraId="3B257700" w14:textId="77777777" w:rsidR="00852C69" w:rsidRPr="00917940" w:rsidRDefault="00852C69" w:rsidP="00852C69">
      <w:pPr>
        <w:pStyle w:val="ListBullet"/>
        <w:numPr>
          <w:ilvl w:val="0"/>
          <w:numId w:val="0"/>
        </w:numPr>
        <w:ind w:left="720"/>
      </w:pPr>
    </w:p>
    <w:p w14:paraId="579B3BC6" w14:textId="77777777" w:rsidR="00852C69" w:rsidRPr="0032494D" w:rsidRDefault="00852C69" w:rsidP="00852C69">
      <w:pPr>
        <w:pStyle w:val="ListBullet"/>
        <w:numPr>
          <w:ilvl w:val="0"/>
          <w:numId w:val="0"/>
        </w:numPr>
        <w:ind w:left="720"/>
      </w:pPr>
      <w:r w:rsidRPr="00917940">
        <w:lastRenderedPageBreak/>
        <w:t>Determination of whether a risk can be mitigated should consider the operating environment and the security controls and mitigations that exist or will be in place at release.</w:t>
      </w:r>
    </w:p>
    <w:p w14:paraId="487A5D30" w14:textId="76D42915" w:rsidR="00A83AB4" w:rsidRPr="00A83AB4" w:rsidRDefault="00A83AB4" w:rsidP="00087473">
      <w:pPr>
        <w:pStyle w:val="Heading3"/>
      </w:pPr>
      <w:bookmarkStart w:id="81" w:name="_Toc238200654"/>
      <w:r>
        <w:t>Risk Control, Verification, and Residual Risk</w:t>
      </w:r>
      <w:bookmarkEnd w:id="81"/>
    </w:p>
    <w:p w14:paraId="0EB1A2F7" w14:textId="0E0C4112" w:rsidR="00A83AB4" w:rsidRPr="00D51725" w:rsidRDefault="00A83AB4" w:rsidP="00087473">
      <w:pPr>
        <w:pStyle w:val="BodyText2"/>
      </w:pPr>
      <w:r w:rsidRPr="00D51725">
        <w:t>For each cybersecurity risk, risk control measures are selected and implemented using defense-in-depth principles as appropriate. Controls may include secure architecture choices, authentication/authorization, cryptographic protections, hardening, secure update mechanisms, monitoring, and other protective measures commensurate with the risk.</w:t>
      </w:r>
    </w:p>
    <w:p w14:paraId="4FC59C98" w14:textId="0C0BA3F8" w:rsidR="00A83AB4" w:rsidRPr="00D51725" w:rsidRDefault="00A83AB4" w:rsidP="00087473">
      <w:pPr>
        <w:pStyle w:val="BodyText2"/>
      </w:pPr>
      <w:r w:rsidRPr="00D51725">
        <w:t xml:space="preserve">Each implemented control is verified for correctness and effectiveness through appropriate verification activities (e.g., requirements-based testing, security testing, VA, PenTesting). </w:t>
      </w:r>
    </w:p>
    <w:p w14:paraId="2D818FDF" w14:textId="5CC498F9" w:rsidR="00A83AB4" w:rsidRPr="00A83AB4" w:rsidRDefault="00A83AB4" w:rsidP="00087473">
      <w:pPr>
        <w:pStyle w:val="Heading3"/>
      </w:pPr>
      <w:bookmarkStart w:id="82" w:name="_Toc238200655"/>
      <w:r>
        <w:t>Linkage to Product Safety Risk Management</w:t>
      </w:r>
      <w:bookmarkEnd w:id="82"/>
    </w:p>
    <w:p w14:paraId="6AAF726C" w14:textId="77777777" w:rsidR="002D6FEA" w:rsidRPr="00917940" w:rsidRDefault="002D6FEA" w:rsidP="002D6FEA">
      <w:pPr>
        <w:spacing w:before="100" w:beforeAutospacing="1" w:after="100" w:afterAutospacing="1"/>
        <w:ind w:left="360"/>
        <w:rPr>
          <w:rFonts w:cs="Arial"/>
          <w:szCs w:val="16"/>
        </w:rPr>
      </w:pPr>
      <w:r w:rsidRPr="00917940">
        <w:rPr>
          <w:rFonts w:cs="Arial"/>
          <w:szCs w:val="16"/>
        </w:rPr>
        <w:t>Cybersecurity risks with potential impact to safety, including safety of laboratory personnel, are identified and communicated to the safety risk management team. The safety risk management team is notified for confirmation and for association with a new or existing System Risk Assessment (SRA) item according to the Product Safety Risk Management procedure, GLB-QS-PCD-0047.</w:t>
      </w:r>
    </w:p>
    <w:p w14:paraId="67C58CD9" w14:textId="77777777" w:rsidR="002D6FEA" w:rsidRPr="00CC467C" w:rsidRDefault="002D6FEA" w:rsidP="002D6FEA">
      <w:pPr>
        <w:spacing w:before="100" w:beforeAutospacing="1" w:after="100" w:afterAutospacing="1"/>
        <w:ind w:left="360"/>
        <w:rPr>
          <w:rFonts w:ascii="Segoe UI" w:hAnsi="Segoe UI" w:cs="Segoe UI"/>
          <w:sz w:val="21"/>
          <w:szCs w:val="21"/>
        </w:rPr>
      </w:pPr>
      <w:r w:rsidRPr="00917940">
        <w:rPr>
          <w:rFonts w:cs="Arial"/>
          <w:szCs w:val="16"/>
        </w:rPr>
        <w:t>Each cybersecurity risk is assessed to determine whether there is an associated potential safety risk. This is documented in the Risk Management Report Section 3.2. Cybersecurity-derived safety risks are assessed and managed as part of the overall product safety risk management process.</w:t>
      </w:r>
    </w:p>
    <w:p w14:paraId="0C63F570" w14:textId="70A739C9" w:rsidR="00A83AB4" w:rsidRPr="00A83AB4" w:rsidRDefault="00A83AB4" w:rsidP="00087473">
      <w:pPr>
        <w:pStyle w:val="Heading3"/>
      </w:pPr>
      <w:bookmarkStart w:id="83" w:name="_Toc238200656"/>
      <w:r>
        <w:t>Criteria for Cybersecurity Risk Acceptability (Software Release)</w:t>
      </w:r>
      <w:bookmarkEnd w:id="83"/>
    </w:p>
    <w:p w14:paraId="71CB82EE" w14:textId="77777777" w:rsidR="00A83AB4" w:rsidRPr="006012C6" w:rsidRDefault="00A83AB4" w:rsidP="00087473">
      <w:pPr>
        <w:pStyle w:val="BodyText2"/>
      </w:pPr>
      <w:r w:rsidRPr="006012C6">
        <w:t>The cybersecurity risk of a product software release is considered acceptable if one of the following criteria can be demonstrated:</w:t>
      </w:r>
    </w:p>
    <w:p w14:paraId="0E444AA0" w14:textId="5BBFCC27" w:rsidR="002D418A" w:rsidRPr="002D418A" w:rsidRDefault="002D418A" w:rsidP="001A2BD4">
      <w:pPr>
        <w:pStyle w:val="ListParagraph"/>
        <w:numPr>
          <w:ilvl w:val="0"/>
          <w:numId w:val="23"/>
        </w:numPr>
        <w:spacing w:after="0" w:line="300" w:lineRule="atLeast"/>
        <w:rPr>
          <w:rFonts w:cs="Arial"/>
          <w:szCs w:val="16"/>
        </w:rPr>
      </w:pPr>
      <w:r w:rsidRPr="002D418A">
        <w:rPr>
          <w:rFonts w:cs="Arial"/>
          <w:szCs w:val="16"/>
        </w:rPr>
        <w:t>All residual, unmitigated cybersecurity risks, including those rated Very High, High, Medium, and Low severity, are documented with mitigating circumstances and rationale</w:t>
      </w:r>
      <w:r w:rsidR="001A2BD4">
        <w:rPr>
          <w:rFonts w:cs="Arial"/>
          <w:szCs w:val="16"/>
        </w:rPr>
        <w:t xml:space="preserve">.     </w:t>
      </w:r>
    </w:p>
    <w:p w14:paraId="793563CB" w14:textId="6C7D356B" w:rsidR="005C004F" w:rsidRPr="00607EF0" w:rsidRDefault="005C004F" w:rsidP="002D418A">
      <w:pPr>
        <w:numPr>
          <w:ilvl w:val="0"/>
          <w:numId w:val="23"/>
        </w:numPr>
        <w:spacing w:after="0" w:line="300" w:lineRule="atLeast"/>
        <w:rPr>
          <w:rFonts w:cs="Arial"/>
          <w:szCs w:val="16"/>
        </w:rPr>
      </w:pPr>
      <w:r w:rsidRPr="00607EF0">
        <w:rPr>
          <w:rFonts w:cs="Arial"/>
          <w:szCs w:val="16"/>
        </w:rPr>
        <w:t xml:space="preserve">If any residual Critical or High severity cybersecurity risks remain, the potential impact to operator safety, device security (confidentiality, integrity, and availability of data), and privacy must be described in the </w:t>
      </w:r>
      <w:r w:rsidR="00102C55" w:rsidRPr="00102C55">
        <w:rPr>
          <w:rFonts w:cs="Arial"/>
          <w:szCs w:val="16"/>
        </w:rPr>
        <w:t>Tempo</w:t>
      </w:r>
      <w:r w:rsidR="000E23EC">
        <w:rPr>
          <w:rFonts w:cs="Arial"/>
          <w:szCs w:val="16"/>
        </w:rPr>
        <w:t>-</w:t>
      </w:r>
      <w:r w:rsidR="00102C55" w:rsidRPr="00102C55">
        <w:rPr>
          <w:rFonts w:cs="Arial"/>
          <w:szCs w:val="16"/>
        </w:rPr>
        <w:t>Product Security Risk Management Report</w:t>
      </w:r>
      <w:r w:rsidRPr="00607EF0">
        <w:rPr>
          <w:rFonts w:cs="Arial"/>
          <w:szCs w:val="16"/>
        </w:rPr>
        <w:t>. Workarounds that may be applied by the customer or service to mitigate risk in the absence of a design control should be provided if available.</w:t>
      </w:r>
    </w:p>
    <w:p w14:paraId="113EB78D" w14:textId="77777777" w:rsidR="000C2DB1" w:rsidRDefault="005C004F" w:rsidP="000C2DB1">
      <w:pPr>
        <w:numPr>
          <w:ilvl w:val="0"/>
          <w:numId w:val="24"/>
        </w:numPr>
        <w:spacing w:after="0" w:line="300" w:lineRule="atLeast"/>
        <w:rPr>
          <w:rFonts w:cs="Arial"/>
          <w:szCs w:val="16"/>
        </w:rPr>
      </w:pPr>
      <w:r w:rsidRPr="00917940">
        <w:rPr>
          <w:rFonts w:cs="Arial"/>
          <w:szCs w:val="16"/>
        </w:rPr>
        <w:t>The release is a software patch to a previously released product, and the scope is limited to one or more of the following:</w:t>
      </w:r>
    </w:p>
    <w:p w14:paraId="3665AA63" w14:textId="77777777" w:rsidR="000C2DB1" w:rsidRDefault="005C004F" w:rsidP="000C2DB1">
      <w:pPr>
        <w:numPr>
          <w:ilvl w:val="1"/>
          <w:numId w:val="34"/>
        </w:numPr>
        <w:spacing w:after="0" w:line="300" w:lineRule="atLeast"/>
        <w:rPr>
          <w:rFonts w:cs="Arial"/>
          <w:szCs w:val="16"/>
        </w:rPr>
      </w:pPr>
      <w:r w:rsidRPr="000C2DB1">
        <w:rPr>
          <w:rFonts w:cs="Arial"/>
          <w:szCs w:val="16"/>
        </w:rPr>
        <w:t>Mitigation of cybersecurity risks for customers and/or patients.</w:t>
      </w:r>
    </w:p>
    <w:p w14:paraId="7F60B51B" w14:textId="77777777" w:rsidR="000C2DB1" w:rsidRDefault="005C004F" w:rsidP="000C2DB1">
      <w:pPr>
        <w:numPr>
          <w:ilvl w:val="1"/>
          <w:numId w:val="34"/>
        </w:numPr>
        <w:spacing w:after="0" w:line="300" w:lineRule="atLeast"/>
        <w:rPr>
          <w:rFonts w:cs="Arial"/>
          <w:szCs w:val="16"/>
        </w:rPr>
      </w:pPr>
      <w:r w:rsidRPr="000C2DB1">
        <w:rPr>
          <w:rFonts w:cs="Arial"/>
          <w:szCs w:val="16"/>
        </w:rPr>
        <w:t>Mitigation of safety risks for which a field action is required.</w:t>
      </w:r>
    </w:p>
    <w:p w14:paraId="1B82AD3E" w14:textId="15B2973D" w:rsidR="005C004F" w:rsidRPr="000C2DB1" w:rsidRDefault="005C004F" w:rsidP="000C2DB1">
      <w:pPr>
        <w:numPr>
          <w:ilvl w:val="1"/>
          <w:numId w:val="34"/>
        </w:numPr>
        <w:spacing w:after="0" w:line="300" w:lineRule="atLeast"/>
        <w:rPr>
          <w:rFonts w:cs="Arial"/>
          <w:szCs w:val="16"/>
        </w:rPr>
      </w:pPr>
      <w:r w:rsidRPr="000C2DB1">
        <w:rPr>
          <w:rFonts w:cs="Arial"/>
          <w:szCs w:val="16"/>
        </w:rPr>
        <w:t>Support of hardware changes due to hardware obsolescence.</w:t>
      </w:r>
    </w:p>
    <w:p w14:paraId="5F5A848C" w14:textId="77777777" w:rsidR="0075427D" w:rsidRPr="00917940" w:rsidRDefault="0075427D" w:rsidP="005C004F">
      <w:pPr>
        <w:spacing w:after="0" w:line="300" w:lineRule="atLeast"/>
        <w:ind w:left="360"/>
        <w:rPr>
          <w:rFonts w:cs="Arial"/>
          <w:szCs w:val="16"/>
        </w:rPr>
      </w:pPr>
    </w:p>
    <w:p w14:paraId="7F3CE78E" w14:textId="77777777" w:rsidR="005C004F" w:rsidRPr="00917940" w:rsidRDefault="005C004F" w:rsidP="005C004F">
      <w:pPr>
        <w:spacing w:after="0" w:line="300" w:lineRule="atLeast"/>
        <w:ind w:left="360"/>
        <w:rPr>
          <w:rFonts w:cs="Arial"/>
          <w:szCs w:val="16"/>
        </w:rPr>
      </w:pPr>
      <w:r w:rsidRPr="00917940">
        <w:rPr>
          <w:rFonts w:cs="Arial"/>
          <w:szCs w:val="16"/>
        </w:rPr>
        <w:t>Risk acceptability decisions, evidence, and any required compensating controls, are documented in the Risk Management Report and are subject to appropriate review and approval.</w:t>
      </w:r>
    </w:p>
    <w:p w14:paraId="5E8C3017" w14:textId="6984B923" w:rsidR="005C004F" w:rsidRPr="00917940" w:rsidRDefault="005C004F" w:rsidP="005C004F">
      <w:pPr>
        <w:spacing w:after="0" w:line="300" w:lineRule="atLeast"/>
        <w:ind w:left="360"/>
        <w:rPr>
          <w:rFonts w:cs="Arial"/>
          <w:szCs w:val="16"/>
        </w:rPr>
      </w:pPr>
      <w:r w:rsidRPr="00917940">
        <w:rPr>
          <w:rFonts w:cs="Arial"/>
          <w:szCs w:val="16"/>
        </w:rPr>
        <w:t xml:space="preserve">The residual risk and rationales for accepting vulnerabilities are provided with the approval in the </w:t>
      </w:r>
      <w:r w:rsidR="00A90E58" w:rsidRPr="00A90E58">
        <w:rPr>
          <w:rFonts w:cs="Arial"/>
          <w:szCs w:val="16"/>
        </w:rPr>
        <w:t>Tempo</w:t>
      </w:r>
      <w:r w:rsidR="000E23EC">
        <w:rPr>
          <w:rFonts w:cs="Arial"/>
          <w:szCs w:val="16"/>
        </w:rPr>
        <w:t>-</w:t>
      </w:r>
      <w:r w:rsidR="00A90E58" w:rsidRPr="00A90E58">
        <w:rPr>
          <w:rFonts w:cs="Arial"/>
          <w:szCs w:val="16"/>
        </w:rPr>
        <w:t>Product Security Risk Management Report</w:t>
      </w:r>
      <w:r w:rsidR="00A90E58">
        <w:rPr>
          <w:rFonts w:cs="Arial"/>
          <w:szCs w:val="16"/>
        </w:rPr>
        <w:t>.</w:t>
      </w:r>
    </w:p>
    <w:p w14:paraId="11622254" w14:textId="54CC3216" w:rsidR="006F13A1" w:rsidRDefault="00F95B55" w:rsidP="00087473">
      <w:pPr>
        <w:pStyle w:val="Heading2"/>
      </w:pPr>
      <w:bookmarkStart w:id="84" w:name="_Toc238200657"/>
      <w:r>
        <w:lastRenderedPageBreak/>
        <w:t>Product Security Testing</w:t>
      </w:r>
      <w:bookmarkEnd w:id="84"/>
    </w:p>
    <w:p w14:paraId="0FF6DABB" w14:textId="77777777" w:rsidR="009734A2" w:rsidRPr="00AC0417" w:rsidRDefault="009734A2" w:rsidP="006B236D">
      <w:pPr>
        <w:spacing w:after="0" w:line="300" w:lineRule="atLeast"/>
        <w:ind w:left="360"/>
      </w:pPr>
      <w:r w:rsidRPr="00AC0417">
        <w:t xml:space="preserve">All </w:t>
      </w:r>
      <w:r w:rsidRPr="006B236D">
        <w:rPr>
          <w:rFonts w:cs="Arial"/>
          <w:szCs w:val="16"/>
        </w:rPr>
        <w:t>security</w:t>
      </w:r>
      <w:r w:rsidRPr="00AC0417">
        <w:t xml:space="preserve"> requirements are validated as part of the product’s design verification and validation activities in accordance with the applicable Design Verification Plan and Design Validation Plan.</w:t>
      </w:r>
    </w:p>
    <w:p w14:paraId="0C31F3CE" w14:textId="77777777" w:rsidR="009734A2" w:rsidRPr="00AC0417" w:rsidRDefault="009734A2" w:rsidP="00636B2F">
      <w:pPr>
        <w:pStyle w:val="BodyText3"/>
        <w:numPr>
          <w:ilvl w:val="0"/>
          <w:numId w:val="25"/>
        </w:numPr>
        <w:ind w:left="1080"/>
      </w:pPr>
      <w:r w:rsidRPr="00AC0417">
        <w:rPr>
          <w:b/>
          <w:bCs/>
        </w:rPr>
        <w:t>Veracode scans:</w:t>
      </w:r>
      <w:r w:rsidRPr="00AC0417">
        <w:t xml:space="preserve"> Perform static and dynamic analysis using Veracode to scan for vulnerabilities such as SQL injection, cross-site scripting (XSS), and other security flaws in both source code and runtime behavior. </w:t>
      </w:r>
    </w:p>
    <w:p w14:paraId="7362DE54" w14:textId="77777777" w:rsidR="009734A2" w:rsidRDefault="009734A2" w:rsidP="00636B2F">
      <w:pPr>
        <w:pStyle w:val="BodyText3"/>
        <w:numPr>
          <w:ilvl w:val="0"/>
          <w:numId w:val="25"/>
        </w:numPr>
        <w:ind w:left="1080"/>
      </w:pPr>
      <w:r w:rsidRPr="00AC0417">
        <w:rPr>
          <w:b/>
          <w:bCs/>
        </w:rPr>
        <w:t>Internal Penetration Testing:</w:t>
      </w:r>
      <w:r w:rsidRPr="00AC0417">
        <w:t xml:space="preserve"> Conduct thorough penetration tests to simulate real-world attack scenarios. Identify potential entry points and test the system's response to various attack techniques. External penetration testing is not required for this product.</w:t>
      </w:r>
    </w:p>
    <w:p w14:paraId="188A32D4" w14:textId="64E22F41" w:rsidR="007B068D" w:rsidRPr="009C1416" w:rsidRDefault="00775079" w:rsidP="00775079">
      <w:pPr>
        <w:pStyle w:val="BodyText3"/>
        <w:numPr>
          <w:ilvl w:val="0"/>
          <w:numId w:val="25"/>
        </w:numPr>
        <w:ind w:left="1080"/>
        <w:rPr>
          <w:b/>
          <w:bCs/>
          <w:color w:val="000000" w:themeColor="text1"/>
        </w:rPr>
      </w:pPr>
      <w:r w:rsidRPr="009C1416">
        <w:rPr>
          <w:b/>
          <w:bCs/>
          <w:color w:val="000000" w:themeColor="text1"/>
        </w:rPr>
        <w:t xml:space="preserve">Nessus Scan: </w:t>
      </w:r>
      <w:r w:rsidRPr="009C1416">
        <w:rPr>
          <w:color w:val="000000" w:themeColor="text1"/>
        </w:rPr>
        <w:t>Use Nessus to perform vulnerability assessments on binary executable files and dependencies. Identify and assess vulnerabilities in third-party libraries and components</w:t>
      </w:r>
    </w:p>
    <w:p w14:paraId="0B4F7836" w14:textId="5093C948" w:rsidR="00D832BB" w:rsidRPr="00BD0E5C" w:rsidRDefault="00F95B55" w:rsidP="00BD0E5C">
      <w:pPr>
        <w:pStyle w:val="Heading3"/>
      </w:pPr>
      <w:bookmarkStart w:id="85" w:name="_Toc238200658"/>
      <w:r>
        <w:t>Testing During Development</w:t>
      </w:r>
      <w:r w:rsidR="00C305AC">
        <w:t xml:space="preserve"> or Design Chan</w:t>
      </w:r>
      <w:r w:rsidR="00D832BB">
        <w:t>ges</w:t>
      </w:r>
      <w:bookmarkEnd w:id="85"/>
    </w:p>
    <w:p w14:paraId="65C196C1" w14:textId="7DC42A1B" w:rsidR="00362FB9" w:rsidRDefault="00D832BB" w:rsidP="00362FB9">
      <w:pPr>
        <w:spacing w:after="0" w:line="300" w:lineRule="atLeast"/>
        <w:ind w:left="360"/>
      </w:pPr>
      <w:r>
        <w:t>SA</w:t>
      </w:r>
      <w:r w:rsidR="00362FB9">
        <w:t>ST</w:t>
      </w:r>
      <w:r w:rsidR="006927EC">
        <w:t xml:space="preserve"> </w:t>
      </w:r>
      <w:r w:rsidR="00362FB9">
        <w:t>activities</w:t>
      </w:r>
      <w:r w:rsidR="005B346C">
        <w:t>,</w:t>
      </w:r>
      <w:r w:rsidR="00362FB9">
        <w:t xml:space="preserve"> using the latest applicable security benchmarks</w:t>
      </w:r>
      <w:r w:rsidR="005B346C">
        <w:t>,</w:t>
      </w:r>
      <w:r w:rsidR="00362FB9">
        <w:t xml:space="preserve"> are </w:t>
      </w:r>
      <w:r w:rsidR="00C56F0E">
        <w:t>automated</w:t>
      </w:r>
      <w:r w:rsidR="00362FB9">
        <w:t xml:space="preserve"> </w:t>
      </w:r>
      <w:r w:rsidR="387025AE">
        <w:t>on the build server for each build.</w:t>
      </w:r>
      <w:r w:rsidR="00362FB9">
        <w:t xml:space="preserve"> Final scans are performed on the release candidate and recorded in the </w:t>
      </w:r>
      <w:r w:rsidR="003F7F13">
        <w:t>Tempo</w:t>
      </w:r>
      <w:r w:rsidR="000E23EC">
        <w:t>-</w:t>
      </w:r>
      <w:r w:rsidR="00362FB9">
        <w:t>Product Security Risk Management Report.</w:t>
      </w:r>
    </w:p>
    <w:p w14:paraId="4E6C0623" w14:textId="3F1EE353" w:rsidR="0004373C" w:rsidRPr="000F38A3" w:rsidRDefault="0004373C" w:rsidP="00362FB9">
      <w:pPr>
        <w:spacing w:after="0" w:line="300" w:lineRule="atLeast"/>
        <w:ind w:left="360"/>
        <w:rPr>
          <w:color w:val="000000" w:themeColor="text1"/>
        </w:rPr>
      </w:pPr>
      <w:r w:rsidRPr="000F38A3">
        <w:rPr>
          <w:color w:val="000000" w:themeColor="text1"/>
        </w:rPr>
        <w:t>Vulnerability assessments will be conducted annually, with additional assessments following major updates or patches.</w:t>
      </w:r>
    </w:p>
    <w:p w14:paraId="10D2C99C" w14:textId="77777777" w:rsidR="00551FEB" w:rsidRDefault="00551FEB" w:rsidP="00551FEB">
      <w:pPr>
        <w:spacing w:after="0" w:line="300" w:lineRule="atLeast"/>
        <w:ind w:left="360"/>
      </w:pPr>
      <w:r w:rsidRPr="000F38A3">
        <w:rPr>
          <w:color w:val="000000" w:themeColor="text1"/>
        </w:rPr>
        <w:t xml:space="preserve">Penetration tests will be conducted </w:t>
      </w:r>
      <w:r w:rsidRPr="00AC0417">
        <w:t>annually and after any significant architectural changes to the application</w:t>
      </w:r>
      <w:r>
        <w:t>.</w:t>
      </w:r>
    </w:p>
    <w:p w14:paraId="2FBEB1F4" w14:textId="77777777" w:rsidR="00697C1F" w:rsidRDefault="00697C1F" w:rsidP="00551FEB">
      <w:pPr>
        <w:spacing w:after="0" w:line="300" w:lineRule="atLeast"/>
        <w:ind w:left="360"/>
      </w:pPr>
    </w:p>
    <w:p w14:paraId="349A95C6" w14:textId="10D3FE33" w:rsidR="00697C1F" w:rsidRPr="000F38A3" w:rsidRDefault="00697C1F" w:rsidP="00697C1F">
      <w:pPr>
        <w:spacing w:after="0" w:line="300" w:lineRule="atLeast"/>
        <w:ind w:left="360"/>
        <w:rPr>
          <w:b/>
          <w:bCs/>
          <w:color w:val="000000" w:themeColor="text1"/>
        </w:rPr>
      </w:pPr>
      <w:r w:rsidRPr="000F38A3">
        <w:rPr>
          <w:b/>
          <w:bCs/>
          <w:color w:val="000000" w:themeColor="text1"/>
        </w:rPr>
        <w:t>5.1.1. Vulnerability Assessment (VA)</w:t>
      </w:r>
    </w:p>
    <w:p w14:paraId="297093BD" w14:textId="77777777" w:rsidR="00697C1F" w:rsidRPr="000F38A3" w:rsidRDefault="00697C1F" w:rsidP="00697C1F">
      <w:pPr>
        <w:spacing w:after="0" w:line="300" w:lineRule="atLeast"/>
        <w:ind w:left="360"/>
        <w:rPr>
          <w:color w:val="000000" w:themeColor="text1"/>
        </w:rPr>
      </w:pPr>
    </w:p>
    <w:tbl>
      <w:tblPr>
        <w:tblStyle w:val="TableGrid"/>
        <w:tblW w:w="0" w:type="auto"/>
        <w:tblInd w:w="360" w:type="dxa"/>
        <w:tblLook w:val="04A0" w:firstRow="1" w:lastRow="0" w:firstColumn="1" w:lastColumn="0" w:noHBand="0" w:noVBand="1"/>
      </w:tblPr>
      <w:tblGrid>
        <w:gridCol w:w="2045"/>
        <w:gridCol w:w="6945"/>
      </w:tblGrid>
      <w:tr w:rsidR="00697C1F" w:rsidRPr="000F38A3" w14:paraId="1251D1F3" w14:textId="77777777" w:rsidTr="000C2DB1">
        <w:tc>
          <w:tcPr>
            <w:tcW w:w="2045" w:type="dxa"/>
            <w:shd w:val="clear" w:color="auto" w:fill="D9D9D9" w:themeFill="background1" w:themeFillShade="D9"/>
          </w:tcPr>
          <w:p w14:paraId="5EE08616" w14:textId="77777777" w:rsidR="00697C1F" w:rsidRPr="000C2DB1" w:rsidRDefault="00697C1F" w:rsidP="001C3275">
            <w:pPr>
              <w:spacing w:line="300" w:lineRule="atLeast"/>
              <w:rPr>
                <w:b/>
                <w:bCs/>
                <w:color w:val="000000" w:themeColor="text1"/>
              </w:rPr>
            </w:pPr>
            <w:r w:rsidRPr="000C2DB1">
              <w:rPr>
                <w:b/>
                <w:bCs/>
                <w:color w:val="000000" w:themeColor="text1"/>
              </w:rPr>
              <w:t>Description</w:t>
            </w:r>
          </w:p>
        </w:tc>
        <w:tc>
          <w:tcPr>
            <w:tcW w:w="6945" w:type="dxa"/>
          </w:tcPr>
          <w:p w14:paraId="6684DE52" w14:textId="77777777" w:rsidR="00697C1F" w:rsidRPr="000F38A3" w:rsidRDefault="00697C1F" w:rsidP="001C3275">
            <w:pPr>
              <w:spacing w:line="300" w:lineRule="atLeast"/>
              <w:rPr>
                <w:color w:val="000000" w:themeColor="text1"/>
              </w:rPr>
            </w:pPr>
            <w:r w:rsidRPr="000F38A3">
              <w:rPr>
                <w:color w:val="000000" w:themeColor="text1"/>
              </w:rPr>
              <w:t>Identifies vulnerabilities in the system during runtime.</w:t>
            </w:r>
          </w:p>
        </w:tc>
      </w:tr>
      <w:tr w:rsidR="00697C1F" w:rsidRPr="000F38A3" w14:paraId="4115BA41" w14:textId="77777777" w:rsidTr="000C2DB1">
        <w:tc>
          <w:tcPr>
            <w:tcW w:w="2045" w:type="dxa"/>
            <w:shd w:val="clear" w:color="auto" w:fill="D9D9D9" w:themeFill="background1" w:themeFillShade="D9"/>
          </w:tcPr>
          <w:p w14:paraId="67F008CE" w14:textId="77777777" w:rsidR="00697C1F" w:rsidRPr="000C2DB1" w:rsidRDefault="00697C1F" w:rsidP="001C3275">
            <w:pPr>
              <w:spacing w:line="300" w:lineRule="atLeast"/>
              <w:rPr>
                <w:b/>
                <w:bCs/>
                <w:color w:val="000000" w:themeColor="text1"/>
              </w:rPr>
            </w:pPr>
            <w:r w:rsidRPr="000C2DB1">
              <w:rPr>
                <w:b/>
                <w:bCs/>
                <w:color w:val="000000" w:themeColor="text1"/>
              </w:rPr>
              <w:t>Team Responsible</w:t>
            </w:r>
          </w:p>
        </w:tc>
        <w:tc>
          <w:tcPr>
            <w:tcW w:w="6945" w:type="dxa"/>
          </w:tcPr>
          <w:p w14:paraId="7E8EA325" w14:textId="77777777" w:rsidR="00697C1F" w:rsidRPr="000F38A3" w:rsidRDefault="00697C1F" w:rsidP="001C3275">
            <w:pPr>
              <w:spacing w:line="300" w:lineRule="atLeast"/>
              <w:rPr>
                <w:color w:val="000000" w:themeColor="text1"/>
              </w:rPr>
            </w:pPr>
            <w:r w:rsidRPr="000F38A3">
              <w:rPr>
                <w:color w:val="000000" w:themeColor="text1"/>
              </w:rPr>
              <w:t>Product Security Team</w:t>
            </w:r>
          </w:p>
        </w:tc>
      </w:tr>
      <w:tr w:rsidR="00697C1F" w:rsidRPr="000F38A3" w14:paraId="428D4427" w14:textId="77777777" w:rsidTr="000C2DB1">
        <w:tc>
          <w:tcPr>
            <w:tcW w:w="2045" w:type="dxa"/>
            <w:shd w:val="clear" w:color="auto" w:fill="D9D9D9" w:themeFill="background1" w:themeFillShade="D9"/>
          </w:tcPr>
          <w:p w14:paraId="7997142B" w14:textId="77777777" w:rsidR="00697C1F" w:rsidRPr="000C2DB1" w:rsidRDefault="00697C1F" w:rsidP="001C3275">
            <w:pPr>
              <w:spacing w:line="300" w:lineRule="atLeast"/>
              <w:rPr>
                <w:b/>
                <w:bCs/>
                <w:color w:val="000000" w:themeColor="text1"/>
              </w:rPr>
            </w:pPr>
            <w:r w:rsidRPr="000C2DB1">
              <w:rPr>
                <w:b/>
                <w:bCs/>
                <w:color w:val="000000" w:themeColor="text1"/>
              </w:rPr>
              <w:t>Scheduling</w:t>
            </w:r>
          </w:p>
        </w:tc>
        <w:tc>
          <w:tcPr>
            <w:tcW w:w="6945" w:type="dxa"/>
          </w:tcPr>
          <w:p w14:paraId="33EDBD8B" w14:textId="77777777" w:rsidR="00697C1F" w:rsidRPr="000F38A3" w:rsidRDefault="00697C1F" w:rsidP="001C3275">
            <w:pPr>
              <w:spacing w:line="300" w:lineRule="atLeast"/>
              <w:rPr>
                <w:color w:val="000000" w:themeColor="text1"/>
              </w:rPr>
            </w:pPr>
            <w:r w:rsidRPr="000F38A3">
              <w:rPr>
                <w:color w:val="000000" w:themeColor="text1"/>
              </w:rPr>
              <w:t>For new products and products with design changes, conduct a vulnerability assessment using the Nessus tool after code freeze. For maintenance products without design changes within the year, conduct a vulnerability assessment using the Nessus tool before the annual penetration test.</w:t>
            </w:r>
          </w:p>
        </w:tc>
      </w:tr>
      <w:tr w:rsidR="00697C1F" w:rsidRPr="000F38A3" w14:paraId="573C1451" w14:textId="77777777" w:rsidTr="000C2DB1">
        <w:tc>
          <w:tcPr>
            <w:tcW w:w="2045" w:type="dxa"/>
            <w:shd w:val="clear" w:color="auto" w:fill="D9D9D9" w:themeFill="background1" w:themeFillShade="D9"/>
          </w:tcPr>
          <w:p w14:paraId="407C7106" w14:textId="77777777" w:rsidR="00697C1F" w:rsidRPr="000C2DB1" w:rsidRDefault="00697C1F" w:rsidP="001C3275">
            <w:pPr>
              <w:spacing w:line="300" w:lineRule="atLeast"/>
              <w:rPr>
                <w:b/>
                <w:bCs/>
                <w:color w:val="000000" w:themeColor="text1"/>
              </w:rPr>
            </w:pPr>
            <w:r w:rsidRPr="000C2DB1">
              <w:rPr>
                <w:b/>
                <w:bCs/>
                <w:color w:val="000000" w:themeColor="text1"/>
              </w:rPr>
              <w:t>Method</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48"/>
            </w:tblGrid>
            <w:tr w:rsidR="00697C1F" w:rsidRPr="000F38A3" w14:paraId="58C4D772" w14:textId="77777777" w:rsidTr="004441E7">
              <w:trPr>
                <w:tblCellSpacing w:w="15" w:type="dxa"/>
              </w:trPr>
              <w:tc>
                <w:tcPr>
                  <w:tcW w:w="0" w:type="auto"/>
                  <w:vAlign w:val="center"/>
                  <w:hideMark/>
                </w:tcPr>
                <w:p w14:paraId="0108B964" w14:textId="77777777" w:rsidR="00697C1F" w:rsidRPr="000F38A3" w:rsidRDefault="00697C1F" w:rsidP="001C3275">
                  <w:pPr>
                    <w:spacing w:after="0"/>
                    <w:rPr>
                      <w:color w:val="000000" w:themeColor="text1"/>
                    </w:rPr>
                  </w:pPr>
                </w:p>
              </w:tc>
              <w:tc>
                <w:tcPr>
                  <w:tcW w:w="0" w:type="auto"/>
                  <w:vAlign w:val="center"/>
                  <w:hideMark/>
                </w:tcPr>
                <w:p w14:paraId="46BCEC5F" w14:textId="77777777" w:rsidR="00697C1F" w:rsidRPr="000F38A3" w:rsidRDefault="00697C1F" w:rsidP="004441E7">
                  <w:pPr>
                    <w:spacing w:before="100" w:beforeAutospacing="1" w:after="100" w:afterAutospacing="1"/>
                    <w:rPr>
                      <w:color w:val="000000" w:themeColor="text1"/>
                    </w:rPr>
                  </w:pPr>
                  <w:r w:rsidRPr="000F38A3">
                    <w:rPr>
                      <w:color w:val="000000" w:themeColor="text1"/>
                    </w:rPr>
                    <w:t>The system is scanned using Nessus tool to detect potential vulnerabilities. The findings are reviewed, assessed for impact, and remediate where necessary.</w:t>
                  </w:r>
                </w:p>
              </w:tc>
            </w:tr>
          </w:tbl>
          <w:p w14:paraId="128A1B0A" w14:textId="77777777" w:rsidR="00697C1F" w:rsidRPr="000F38A3" w:rsidRDefault="00697C1F" w:rsidP="001C3275">
            <w:pPr>
              <w:spacing w:line="300" w:lineRule="atLeast"/>
              <w:rPr>
                <w:color w:val="000000" w:themeColor="text1"/>
              </w:rPr>
            </w:pPr>
          </w:p>
        </w:tc>
      </w:tr>
      <w:tr w:rsidR="00697C1F" w:rsidRPr="000F38A3" w14:paraId="1A83476C" w14:textId="77777777" w:rsidTr="000C2DB1">
        <w:tc>
          <w:tcPr>
            <w:tcW w:w="2045" w:type="dxa"/>
            <w:shd w:val="clear" w:color="auto" w:fill="D9D9D9" w:themeFill="background1" w:themeFillShade="D9"/>
          </w:tcPr>
          <w:p w14:paraId="36E43E6B" w14:textId="77777777" w:rsidR="00697C1F" w:rsidRPr="000C2DB1" w:rsidRDefault="00697C1F" w:rsidP="001C3275">
            <w:pPr>
              <w:spacing w:line="300" w:lineRule="atLeast"/>
              <w:rPr>
                <w:b/>
                <w:bCs/>
                <w:color w:val="000000" w:themeColor="text1"/>
              </w:rPr>
            </w:pPr>
            <w:r w:rsidRPr="000C2DB1">
              <w:rPr>
                <w:b/>
                <w:bCs/>
                <w:color w:val="000000" w:themeColor="text1"/>
              </w:rPr>
              <w:t>Outcome</w:t>
            </w:r>
          </w:p>
        </w:tc>
        <w:tc>
          <w:tcPr>
            <w:tcW w:w="6945" w:type="dxa"/>
          </w:tcPr>
          <w:p w14:paraId="6D3B6449" w14:textId="77777777" w:rsidR="00697C1F" w:rsidRPr="000F38A3" w:rsidRDefault="00697C1F" w:rsidP="001C3275">
            <w:pPr>
              <w:spacing w:line="300" w:lineRule="atLeast"/>
              <w:rPr>
                <w:color w:val="000000" w:themeColor="text1"/>
              </w:rPr>
            </w:pPr>
            <w:r w:rsidRPr="000F38A3">
              <w:rPr>
                <w:color w:val="000000" w:themeColor="text1"/>
              </w:rPr>
              <w:t>Identifies the security Vulnerabilities in the system.</w:t>
            </w:r>
          </w:p>
        </w:tc>
      </w:tr>
    </w:tbl>
    <w:p w14:paraId="3957BA4C" w14:textId="1554BF7A" w:rsidR="000C2DB1" w:rsidRDefault="000C2DB1" w:rsidP="00697C1F">
      <w:pPr>
        <w:spacing w:after="0" w:line="300" w:lineRule="atLeast"/>
        <w:ind w:left="360"/>
        <w:rPr>
          <w:color w:val="000000" w:themeColor="text1"/>
        </w:rPr>
      </w:pPr>
    </w:p>
    <w:p w14:paraId="6F426B4E" w14:textId="77777777" w:rsidR="000C2DB1" w:rsidRDefault="000C2DB1">
      <w:pPr>
        <w:spacing w:line="259" w:lineRule="auto"/>
        <w:rPr>
          <w:color w:val="000000" w:themeColor="text1"/>
        </w:rPr>
      </w:pPr>
      <w:r>
        <w:rPr>
          <w:color w:val="000000" w:themeColor="text1"/>
        </w:rPr>
        <w:br w:type="page"/>
      </w:r>
    </w:p>
    <w:p w14:paraId="7592DB0F" w14:textId="77777777" w:rsidR="00697C1F" w:rsidRPr="00AD7692" w:rsidRDefault="00697C1F" w:rsidP="00697C1F">
      <w:pPr>
        <w:spacing w:after="0" w:line="300" w:lineRule="atLeast"/>
        <w:ind w:left="360"/>
        <w:rPr>
          <w:b/>
          <w:bCs/>
        </w:rPr>
      </w:pPr>
      <w:r w:rsidRPr="00AD7692">
        <w:rPr>
          <w:b/>
          <w:bCs/>
        </w:rPr>
        <w:lastRenderedPageBreak/>
        <w:t>5.1.2 Static Application Security Test (SAST)</w:t>
      </w:r>
    </w:p>
    <w:p w14:paraId="1DEACC68" w14:textId="77777777" w:rsidR="00697C1F" w:rsidRDefault="00697C1F" w:rsidP="00697C1F">
      <w:pPr>
        <w:spacing w:after="0" w:line="300" w:lineRule="atLeast"/>
        <w:ind w:left="360"/>
      </w:pPr>
    </w:p>
    <w:tbl>
      <w:tblPr>
        <w:tblStyle w:val="TableGrid"/>
        <w:tblW w:w="0" w:type="auto"/>
        <w:tblInd w:w="360" w:type="dxa"/>
        <w:tblLook w:val="04A0" w:firstRow="1" w:lastRow="0" w:firstColumn="1" w:lastColumn="0" w:noHBand="0" w:noVBand="1"/>
      </w:tblPr>
      <w:tblGrid>
        <w:gridCol w:w="2045"/>
        <w:gridCol w:w="6945"/>
      </w:tblGrid>
      <w:tr w:rsidR="00697C1F" w14:paraId="2C63A4D4" w14:textId="77777777" w:rsidTr="000C2DB1">
        <w:tc>
          <w:tcPr>
            <w:tcW w:w="2045" w:type="dxa"/>
            <w:shd w:val="clear" w:color="auto" w:fill="D9D9D9" w:themeFill="background1" w:themeFillShade="D9"/>
          </w:tcPr>
          <w:p w14:paraId="53B0724B" w14:textId="77777777" w:rsidR="00697C1F" w:rsidRPr="000C2DB1" w:rsidRDefault="00697C1F" w:rsidP="001C3275">
            <w:pPr>
              <w:spacing w:line="300" w:lineRule="atLeast"/>
              <w:rPr>
                <w:b/>
                <w:bCs/>
              </w:rPr>
            </w:pPr>
            <w:r w:rsidRPr="000C2DB1">
              <w:rPr>
                <w:b/>
                <w:bCs/>
              </w:rPr>
              <w:t>Description</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8"/>
              <w:gridCol w:w="81"/>
            </w:tblGrid>
            <w:tr w:rsidR="00697C1F" w:rsidRPr="007C0CA8" w14:paraId="12FF492C" w14:textId="77777777" w:rsidTr="001C3275">
              <w:trPr>
                <w:tblCellSpacing w:w="15" w:type="dxa"/>
              </w:trPr>
              <w:tc>
                <w:tcPr>
                  <w:tcW w:w="0" w:type="auto"/>
                  <w:vAlign w:val="center"/>
                </w:tcPr>
                <w:p w14:paraId="331D9026" w14:textId="77777777" w:rsidR="00697C1F" w:rsidRPr="007C0CA8" w:rsidRDefault="00697C1F" w:rsidP="001C3275">
                  <w:pPr>
                    <w:spacing w:after="0"/>
                  </w:pPr>
                  <w:r w:rsidRPr="00AD7692">
                    <w:t>Identifies vulnerabilities, coding errors, and security issues in the application code and runtime behavior.</w:t>
                  </w:r>
                </w:p>
              </w:tc>
              <w:tc>
                <w:tcPr>
                  <w:tcW w:w="0" w:type="auto"/>
                  <w:vAlign w:val="center"/>
                </w:tcPr>
                <w:p w14:paraId="102FC0AC" w14:textId="77777777" w:rsidR="00697C1F" w:rsidRPr="007C0CA8" w:rsidRDefault="00697C1F" w:rsidP="001C3275">
                  <w:pPr>
                    <w:spacing w:before="100" w:beforeAutospacing="1" w:after="100" w:afterAutospacing="1"/>
                  </w:pPr>
                </w:p>
              </w:tc>
            </w:tr>
          </w:tbl>
          <w:p w14:paraId="66A6E9C9" w14:textId="77777777" w:rsidR="00697C1F" w:rsidRDefault="00697C1F" w:rsidP="001C3275">
            <w:pPr>
              <w:spacing w:line="300" w:lineRule="atLeast"/>
            </w:pPr>
          </w:p>
        </w:tc>
      </w:tr>
      <w:tr w:rsidR="00697C1F" w14:paraId="268053C2" w14:textId="77777777" w:rsidTr="000C2DB1">
        <w:trPr>
          <w:trHeight w:val="161"/>
        </w:trPr>
        <w:tc>
          <w:tcPr>
            <w:tcW w:w="2045" w:type="dxa"/>
            <w:shd w:val="clear" w:color="auto" w:fill="D9D9D9" w:themeFill="background1" w:themeFillShade="D9"/>
          </w:tcPr>
          <w:p w14:paraId="05B72692" w14:textId="77777777" w:rsidR="00697C1F" w:rsidRPr="000C2DB1" w:rsidRDefault="00697C1F" w:rsidP="001C3275">
            <w:pPr>
              <w:spacing w:line="300" w:lineRule="atLeast"/>
              <w:rPr>
                <w:b/>
                <w:bCs/>
              </w:rPr>
            </w:pPr>
            <w:r w:rsidRPr="000C2DB1">
              <w:rPr>
                <w:b/>
                <w:bCs/>
              </w:rPr>
              <w:t>Team Responsible</w:t>
            </w:r>
          </w:p>
        </w:tc>
        <w:tc>
          <w:tcPr>
            <w:tcW w:w="6945" w:type="dxa"/>
          </w:tcPr>
          <w:p w14:paraId="5E4F6270" w14:textId="16375723" w:rsidR="00697C1F" w:rsidRDefault="00697C1F" w:rsidP="00AC09D2">
            <w:r w:rsidRPr="00AD7692">
              <w:t xml:space="preserve">Product Software </w:t>
            </w:r>
            <w:r w:rsidR="00AC09D2">
              <w:t>T</w:t>
            </w:r>
            <w:r w:rsidRPr="00AD7692">
              <w:t>eam</w:t>
            </w:r>
          </w:p>
        </w:tc>
      </w:tr>
      <w:tr w:rsidR="00697C1F" w14:paraId="7BA60117" w14:textId="77777777" w:rsidTr="000C2DB1">
        <w:tc>
          <w:tcPr>
            <w:tcW w:w="2045" w:type="dxa"/>
            <w:shd w:val="clear" w:color="auto" w:fill="D9D9D9" w:themeFill="background1" w:themeFillShade="D9"/>
          </w:tcPr>
          <w:p w14:paraId="2419F0A0" w14:textId="77777777" w:rsidR="00697C1F" w:rsidRPr="000C2DB1" w:rsidRDefault="00697C1F" w:rsidP="001C3275">
            <w:pPr>
              <w:spacing w:line="300" w:lineRule="atLeast"/>
              <w:rPr>
                <w:b/>
                <w:bCs/>
              </w:rPr>
            </w:pPr>
            <w:r w:rsidRPr="000C2DB1">
              <w:rPr>
                <w:b/>
                <w:bCs/>
              </w:rPr>
              <w:t>Scheduling</w:t>
            </w:r>
          </w:p>
        </w:tc>
        <w:tc>
          <w:tcPr>
            <w:tcW w:w="6945" w:type="dxa"/>
          </w:tcPr>
          <w:p w14:paraId="1230F7FB" w14:textId="77777777" w:rsidR="00697C1F" w:rsidRDefault="00697C1F" w:rsidP="00AC09D2">
            <w:r w:rsidRPr="00AD7692">
              <w:t>Before each merge into the master branch.</w:t>
            </w:r>
          </w:p>
        </w:tc>
      </w:tr>
      <w:tr w:rsidR="00697C1F" w14:paraId="1F837D58" w14:textId="77777777" w:rsidTr="000C2DB1">
        <w:tc>
          <w:tcPr>
            <w:tcW w:w="2045" w:type="dxa"/>
            <w:shd w:val="clear" w:color="auto" w:fill="D9D9D9" w:themeFill="background1" w:themeFillShade="D9"/>
          </w:tcPr>
          <w:p w14:paraId="2A84D64E" w14:textId="77777777" w:rsidR="00697C1F" w:rsidRPr="000C2DB1" w:rsidRDefault="00697C1F" w:rsidP="001C3275">
            <w:pPr>
              <w:spacing w:line="300" w:lineRule="atLeast"/>
              <w:rPr>
                <w:b/>
                <w:bCs/>
              </w:rPr>
            </w:pPr>
            <w:r w:rsidRPr="000C2DB1">
              <w:rPr>
                <w:b/>
                <w:bCs/>
              </w:rPr>
              <w:t>Method</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48"/>
            </w:tblGrid>
            <w:tr w:rsidR="00697C1F" w:rsidRPr="007C0CA8" w14:paraId="4AE49D88" w14:textId="77777777" w:rsidTr="001C3275">
              <w:trPr>
                <w:tblCellSpacing w:w="15" w:type="dxa"/>
              </w:trPr>
              <w:tc>
                <w:tcPr>
                  <w:tcW w:w="0" w:type="auto"/>
                  <w:vAlign w:val="center"/>
                  <w:hideMark/>
                </w:tcPr>
                <w:p w14:paraId="451E270F" w14:textId="77777777" w:rsidR="00697C1F" w:rsidRPr="007C0CA8" w:rsidRDefault="00697C1F" w:rsidP="001C3275">
                  <w:pPr>
                    <w:spacing w:after="0"/>
                  </w:pPr>
                </w:p>
              </w:tc>
              <w:tc>
                <w:tcPr>
                  <w:tcW w:w="0" w:type="auto"/>
                  <w:vAlign w:val="center"/>
                  <w:hideMark/>
                </w:tcPr>
                <w:p w14:paraId="30CD312F" w14:textId="61526C25" w:rsidR="00697C1F" w:rsidRPr="007C0CA8" w:rsidRDefault="00697C1F" w:rsidP="001C3275">
                  <w:pPr>
                    <w:spacing w:before="100" w:beforeAutospacing="1" w:after="100" w:afterAutospacing="1"/>
                  </w:pPr>
                  <w:r w:rsidRPr="00AD7692">
                    <w:t>A SAST scan will be performed using Veracode to capture a baseline set of issues in the existing code base.</w:t>
                  </w:r>
                  <w:r>
                    <w:t xml:space="preserve"> </w:t>
                  </w:r>
                  <w:r w:rsidRPr="00AD7692">
                    <w:t xml:space="preserve">These issues will be assessed for accuracy and relevance. All relevant issues will be evaluated and mitigated through the </w:t>
                  </w:r>
                  <w:r w:rsidR="00CB2EAE">
                    <w:t>Tempo</w:t>
                  </w:r>
                  <w:r w:rsidR="000E23EC">
                    <w:t>-</w:t>
                  </w:r>
                  <w:r w:rsidRPr="00AD7692">
                    <w:t>Product Security Risk Management Report.</w:t>
                  </w:r>
                </w:p>
              </w:tc>
            </w:tr>
          </w:tbl>
          <w:p w14:paraId="3F7C52DB" w14:textId="77777777" w:rsidR="00697C1F" w:rsidRDefault="00697C1F" w:rsidP="001C3275">
            <w:pPr>
              <w:spacing w:line="300" w:lineRule="atLeast"/>
            </w:pPr>
          </w:p>
        </w:tc>
      </w:tr>
      <w:tr w:rsidR="00697C1F" w14:paraId="4BA1EF94" w14:textId="77777777" w:rsidTr="000C2DB1">
        <w:tc>
          <w:tcPr>
            <w:tcW w:w="2045" w:type="dxa"/>
            <w:shd w:val="clear" w:color="auto" w:fill="D9D9D9" w:themeFill="background1" w:themeFillShade="D9"/>
          </w:tcPr>
          <w:p w14:paraId="126C4E05" w14:textId="77777777" w:rsidR="00697C1F" w:rsidRPr="000C2DB1" w:rsidRDefault="00697C1F" w:rsidP="001C3275">
            <w:pPr>
              <w:spacing w:line="300" w:lineRule="atLeast"/>
              <w:rPr>
                <w:b/>
                <w:bCs/>
              </w:rPr>
            </w:pPr>
            <w:r w:rsidRPr="000C2DB1">
              <w:rPr>
                <w:b/>
                <w:bCs/>
              </w:rPr>
              <w:t>Outcome</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1"/>
              <w:gridCol w:w="81"/>
            </w:tblGrid>
            <w:tr w:rsidR="00697C1F" w:rsidRPr="007C0CA8" w14:paraId="6D3C5E15" w14:textId="77777777" w:rsidTr="001C3275">
              <w:trPr>
                <w:tblCellSpacing w:w="15" w:type="dxa"/>
              </w:trPr>
              <w:tc>
                <w:tcPr>
                  <w:tcW w:w="0" w:type="auto"/>
                  <w:vAlign w:val="center"/>
                  <w:hideMark/>
                </w:tcPr>
                <w:p w14:paraId="5FF9E05E" w14:textId="77777777" w:rsidR="00697C1F" w:rsidRPr="007C0CA8" w:rsidRDefault="00697C1F" w:rsidP="001C3275">
                  <w:pPr>
                    <w:spacing w:after="0"/>
                  </w:pPr>
                  <w:r w:rsidRPr="00AD7692">
                    <w:t>The vulnerabilities in the source code will be mitigated.</w:t>
                  </w:r>
                </w:p>
              </w:tc>
              <w:tc>
                <w:tcPr>
                  <w:tcW w:w="0" w:type="auto"/>
                  <w:vAlign w:val="center"/>
                  <w:hideMark/>
                </w:tcPr>
                <w:p w14:paraId="10216C17" w14:textId="77777777" w:rsidR="00697C1F" w:rsidRPr="007C0CA8" w:rsidRDefault="00697C1F" w:rsidP="001C3275">
                  <w:pPr>
                    <w:spacing w:before="100" w:beforeAutospacing="1" w:after="100" w:afterAutospacing="1"/>
                  </w:pPr>
                </w:p>
              </w:tc>
            </w:tr>
          </w:tbl>
          <w:p w14:paraId="3FF24084" w14:textId="77777777" w:rsidR="00697C1F" w:rsidRDefault="00697C1F" w:rsidP="001C3275">
            <w:pPr>
              <w:spacing w:line="300" w:lineRule="atLeast"/>
            </w:pPr>
          </w:p>
        </w:tc>
      </w:tr>
    </w:tbl>
    <w:p w14:paraId="1E70E2A0" w14:textId="77777777" w:rsidR="00697C1F" w:rsidRPr="000D30E5" w:rsidRDefault="00697C1F" w:rsidP="00697C1F">
      <w:pPr>
        <w:spacing w:after="0" w:line="300" w:lineRule="atLeast"/>
        <w:ind w:left="360"/>
      </w:pPr>
    </w:p>
    <w:p w14:paraId="6BB2D024" w14:textId="77777777" w:rsidR="00697C1F" w:rsidRPr="00AD7692" w:rsidRDefault="00697C1F" w:rsidP="00697C1F">
      <w:pPr>
        <w:spacing w:after="0" w:line="300" w:lineRule="atLeast"/>
        <w:ind w:left="360"/>
        <w:rPr>
          <w:b/>
          <w:bCs/>
        </w:rPr>
      </w:pPr>
      <w:r w:rsidRPr="00AD7692">
        <w:rPr>
          <w:b/>
          <w:bCs/>
        </w:rPr>
        <w:t>5.1.3 Penetration Testing</w:t>
      </w:r>
    </w:p>
    <w:p w14:paraId="45E7E1E0" w14:textId="77777777" w:rsidR="00697C1F" w:rsidRDefault="00697C1F" w:rsidP="00697C1F">
      <w:pPr>
        <w:spacing w:after="0" w:line="300" w:lineRule="atLeast"/>
        <w:ind w:left="360"/>
      </w:pPr>
    </w:p>
    <w:tbl>
      <w:tblPr>
        <w:tblStyle w:val="TableGrid"/>
        <w:tblW w:w="0" w:type="auto"/>
        <w:tblInd w:w="360" w:type="dxa"/>
        <w:tblLook w:val="04A0" w:firstRow="1" w:lastRow="0" w:firstColumn="1" w:lastColumn="0" w:noHBand="0" w:noVBand="1"/>
      </w:tblPr>
      <w:tblGrid>
        <w:gridCol w:w="2045"/>
        <w:gridCol w:w="6945"/>
      </w:tblGrid>
      <w:tr w:rsidR="00697C1F" w14:paraId="45C6B4AE" w14:textId="77777777" w:rsidTr="000C2DB1">
        <w:tc>
          <w:tcPr>
            <w:tcW w:w="2045" w:type="dxa"/>
            <w:shd w:val="clear" w:color="auto" w:fill="D9D9D9" w:themeFill="background1" w:themeFillShade="D9"/>
          </w:tcPr>
          <w:p w14:paraId="6BD11E52" w14:textId="77777777" w:rsidR="00697C1F" w:rsidRPr="000C2DB1" w:rsidRDefault="00697C1F" w:rsidP="001C3275">
            <w:pPr>
              <w:spacing w:line="300" w:lineRule="atLeast"/>
              <w:rPr>
                <w:b/>
                <w:bCs/>
              </w:rPr>
            </w:pPr>
            <w:r w:rsidRPr="000C2DB1">
              <w:rPr>
                <w:b/>
                <w:bCs/>
              </w:rPr>
              <w:t>Description</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48"/>
            </w:tblGrid>
            <w:tr w:rsidR="00697C1F" w:rsidRPr="007C0CA8" w14:paraId="5EAF61A6" w14:textId="77777777" w:rsidTr="001C3275">
              <w:trPr>
                <w:tblCellSpacing w:w="15" w:type="dxa"/>
              </w:trPr>
              <w:tc>
                <w:tcPr>
                  <w:tcW w:w="0" w:type="auto"/>
                  <w:vAlign w:val="center"/>
                  <w:hideMark/>
                </w:tcPr>
                <w:p w14:paraId="508528B9" w14:textId="77777777" w:rsidR="00697C1F" w:rsidRPr="007C0CA8" w:rsidRDefault="00697C1F" w:rsidP="001C3275">
                  <w:pPr>
                    <w:spacing w:after="0"/>
                  </w:pPr>
                </w:p>
              </w:tc>
              <w:tc>
                <w:tcPr>
                  <w:tcW w:w="0" w:type="auto"/>
                  <w:vAlign w:val="center"/>
                  <w:hideMark/>
                </w:tcPr>
                <w:p w14:paraId="1F7821A4" w14:textId="77777777" w:rsidR="00697C1F" w:rsidRPr="007C0CA8" w:rsidRDefault="00697C1F" w:rsidP="001C3275">
                  <w:pPr>
                    <w:spacing w:before="100" w:beforeAutospacing="1" w:after="100" w:afterAutospacing="1"/>
                  </w:pPr>
                  <w:r w:rsidRPr="007C0CA8">
                    <w:t>Penetration testing is conducted by a cybersecurity expert using a variety of tools to assess the product and its associated software components for security weaknesses and vulnerabilities.</w:t>
                  </w:r>
                </w:p>
              </w:tc>
            </w:tr>
          </w:tbl>
          <w:p w14:paraId="09420BAD" w14:textId="77777777" w:rsidR="00697C1F" w:rsidRDefault="00697C1F" w:rsidP="001C3275">
            <w:pPr>
              <w:spacing w:line="300" w:lineRule="atLeast"/>
            </w:pPr>
          </w:p>
        </w:tc>
      </w:tr>
      <w:tr w:rsidR="00697C1F" w14:paraId="40E57A29" w14:textId="77777777" w:rsidTr="000C2DB1">
        <w:trPr>
          <w:trHeight w:val="161"/>
        </w:trPr>
        <w:tc>
          <w:tcPr>
            <w:tcW w:w="2045" w:type="dxa"/>
            <w:shd w:val="clear" w:color="auto" w:fill="D9D9D9" w:themeFill="background1" w:themeFillShade="D9"/>
          </w:tcPr>
          <w:p w14:paraId="730E3FF7" w14:textId="77777777" w:rsidR="00697C1F" w:rsidRPr="000C2DB1" w:rsidRDefault="00697C1F" w:rsidP="001C3275">
            <w:pPr>
              <w:spacing w:line="300" w:lineRule="atLeast"/>
              <w:rPr>
                <w:b/>
                <w:bCs/>
              </w:rPr>
            </w:pPr>
            <w:r w:rsidRPr="000C2DB1">
              <w:rPr>
                <w:b/>
                <w:bCs/>
              </w:rPr>
              <w:t>Team Responsible</w:t>
            </w:r>
          </w:p>
        </w:tc>
        <w:tc>
          <w:tcPr>
            <w:tcW w:w="6945" w:type="dxa"/>
          </w:tcPr>
          <w:p w14:paraId="04B8CEE2" w14:textId="77777777" w:rsidR="00697C1F" w:rsidRDefault="00697C1F" w:rsidP="001C3275">
            <w:pPr>
              <w:spacing w:line="300" w:lineRule="atLeast"/>
            </w:pPr>
            <w:r w:rsidRPr="007C0CA8">
              <w:t>Global Product Security Team</w:t>
            </w:r>
          </w:p>
        </w:tc>
      </w:tr>
      <w:tr w:rsidR="00697C1F" w14:paraId="547D93C7" w14:textId="77777777" w:rsidTr="000C2DB1">
        <w:tc>
          <w:tcPr>
            <w:tcW w:w="2045" w:type="dxa"/>
            <w:shd w:val="clear" w:color="auto" w:fill="D9D9D9" w:themeFill="background1" w:themeFillShade="D9"/>
          </w:tcPr>
          <w:p w14:paraId="3E8C4A5D" w14:textId="77777777" w:rsidR="00697C1F" w:rsidRPr="000C2DB1" w:rsidRDefault="00697C1F" w:rsidP="001C3275">
            <w:pPr>
              <w:spacing w:line="300" w:lineRule="atLeast"/>
              <w:rPr>
                <w:b/>
                <w:bCs/>
              </w:rPr>
            </w:pPr>
            <w:r w:rsidRPr="000C2DB1">
              <w:rPr>
                <w:b/>
                <w:bCs/>
              </w:rPr>
              <w:t>Scheduling</w:t>
            </w:r>
          </w:p>
        </w:tc>
        <w:tc>
          <w:tcPr>
            <w:tcW w:w="6945" w:type="dxa"/>
          </w:tcPr>
          <w:p w14:paraId="270DB8F7" w14:textId="77777777" w:rsidR="00697C1F" w:rsidRDefault="00697C1F" w:rsidP="001C3275">
            <w:pPr>
              <w:spacing w:line="300" w:lineRule="atLeast"/>
            </w:pPr>
            <w:r w:rsidRPr="007C0CA8">
              <w:t>Pentest is executed before the project moves to Qualification.</w:t>
            </w:r>
          </w:p>
        </w:tc>
      </w:tr>
      <w:tr w:rsidR="00697C1F" w14:paraId="17DAC410" w14:textId="77777777" w:rsidTr="000C2DB1">
        <w:tc>
          <w:tcPr>
            <w:tcW w:w="2045" w:type="dxa"/>
            <w:shd w:val="clear" w:color="auto" w:fill="D9D9D9" w:themeFill="background1" w:themeFillShade="D9"/>
          </w:tcPr>
          <w:p w14:paraId="709B0E09" w14:textId="77777777" w:rsidR="00697C1F" w:rsidRPr="000C2DB1" w:rsidRDefault="00697C1F" w:rsidP="001C3275">
            <w:pPr>
              <w:spacing w:line="300" w:lineRule="atLeast"/>
              <w:rPr>
                <w:b/>
                <w:bCs/>
              </w:rPr>
            </w:pPr>
            <w:r w:rsidRPr="000C2DB1">
              <w:rPr>
                <w:b/>
                <w:bCs/>
              </w:rPr>
              <w:t>Method</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48"/>
            </w:tblGrid>
            <w:tr w:rsidR="00697C1F" w:rsidRPr="007C0CA8" w14:paraId="143FD403" w14:textId="77777777" w:rsidTr="001C3275">
              <w:trPr>
                <w:tblCellSpacing w:w="15" w:type="dxa"/>
              </w:trPr>
              <w:tc>
                <w:tcPr>
                  <w:tcW w:w="0" w:type="auto"/>
                  <w:vAlign w:val="center"/>
                  <w:hideMark/>
                </w:tcPr>
                <w:p w14:paraId="077659D2" w14:textId="77777777" w:rsidR="00697C1F" w:rsidRPr="007C0CA8" w:rsidRDefault="00697C1F" w:rsidP="001C3275">
                  <w:pPr>
                    <w:spacing w:after="0"/>
                  </w:pPr>
                </w:p>
              </w:tc>
              <w:tc>
                <w:tcPr>
                  <w:tcW w:w="0" w:type="auto"/>
                  <w:vAlign w:val="center"/>
                  <w:hideMark/>
                </w:tcPr>
                <w:p w14:paraId="62608C27" w14:textId="77777777" w:rsidR="00697C1F" w:rsidRDefault="00697C1F" w:rsidP="001C3275">
                  <w:pPr>
                    <w:spacing w:before="100" w:beforeAutospacing="1" w:after="100" w:afterAutospacing="1"/>
                  </w:pPr>
                  <w:r w:rsidRPr="007C0CA8">
                    <w:t>The penetration test is a simulated attack against the product to identify and characterize security-related issues via tests that focus on discovering and exploiting security vulnerabilities in the product. This testing also performs</w:t>
                  </w:r>
                  <w:r>
                    <w:t>:</w:t>
                  </w:r>
                </w:p>
                <w:p w14:paraId="2CED9D38" w14:textId="77777777" w:rsidR="00697C1F" w:rsidRPr="00E67F25" w:rsidRDefault="00697C1F" w:rsidP="00636B2F">
                  <w:pPr>
                    <w:pStyle w:val="ListParagraph"/>
                    <w:numPr>
                      <w:ilvl w:val="0"/>
                      <w:numId w:val="27"/>
                    </w:numPr>
                    <w:spacing w:before="100" w:beforeAutospacing="1" w:after="100" w:afterAutospacing="1"/>
                    <w:rPr>
                      <w:rFonts w:ascii="Arial" w:eastAsia="Times New Roman" w:hAnsi="Arial"/>
                      <w:sz w:val="20"/>
                      <w:szCs w:val="24"/>
                    </w:rPr>
                  </w:pPr>
                  <w:r w:rsidRPr="00E67F25">
                    <w:rPr>
                      <w:rFonts w:ascii="Arial" w:eastAsia="Times New Roman" w:hAnsi="Arial"/>
                      <w:sz w:val="20"/>
                      <w:szCs w:val="24"/>
                    </w:rPr>
                    <w:t>Abuse and misuse testing.</w:t>
                  </w:r>
                </w:p>
                <w:p w14:paraId="32B53A25" w14:textId="77777777" w:rsidR="00697C1F" w:rsidRPr="00E67F25" w:rsidRDefault="00697C1F" w:rsidP="00636B2F">
                  <w:pPr>
                    <w:pStyle w:val="ListParagraph"/>
                    <w:numPr>
                      <w:ilvl w:val="0"/>
                      <w:numId w:val="26"/>
                    </w:numPr>
                    <w:spacing w:before="100" w:beforeAutospacing="1" w:after="100" w:afterAutospacing="1"/>
                    <w:rPr>
                      <w:rFonts w:ascii="Arial" w:eastAsia="Times New Roman" w:hAnsi="Arial"/>
                      <w:sz w:val="20"/>
                      <w:szCs w:val="24"/>
                    </w:rPr>
                  </w:pPr>
                  <w:r w:rsidRPr="00E67F25">
                    <w:rPr>
                      <w:rFonts w:ascii="Arial" w:eastAsia="Times New Roman" w:hAnsi="Arial"/>
                      <w:sz w:val="20"/>
                      <w:szCs w:val="24"/>
                    </w:rPr>
                    <w:t>Attack surface analysis, including review of exposed interfaces and trust boundaries.</w:t>
                  </w:r>
                </w:p>
                <w:p w14:paraId="6D847E3F" w14:textId="77777777" w:rsidR="00697C1F" w:rsidRPr="00E67F25" w:rsidRDefault="00697C1F" w:rsidP="00636B2F">
                  <w:pPr>
                    <w:pStyle w:val="ListParagraph"/>
                    <w:numPr>
                      <w:ilvl w:val="0"/>
                      <w:numId w:val="26"/>
                    </w:numPr>
                    <w:spacing w:before="100" w:beforeAutospacing="1" w:after="100" w:afterAutospacing="1"/>
                    <w:rPr>
                      <w:rFonts w:ascii="Arial" w:eastAsia="Times New Roman" w:hAnsi="Arial"/>
                      <w:sz w:val="20"/>
                      <w:szCs w:val="24"/>
                    </w:rPr>
                  </w:pPr>
                  <w:r w:rsidRPr="00E67F25">
                    <w:rPr>
                      <w:rFonts w:ascii="Arial" w:eastAsia="Times New Roman" w:hAnsi="Arial"/>
                      <w:sz w:val="20"/>
                      <w:szCs w:val="24"/>
                    </w:rPr>
                    <w:t>Vulnerability chaining assessments to evaluate how multiple weaknesses could create compound risks.</w:t>
                  </w:r>
                </w:p>
                <w:p w14:paraId="0EEC2ACE" w14:textId="77777777" w:rsidR="00697C1F" w:rsidRPr="00E67F25" w:rsidRDefault="00697C1F" w:rsidP="00636B2F">
                  <w:pPr>
                    <w:pStyle w:val="ListParagraph"/>
                    <w:numPr>
                      <w:ilvl w:val="0"/>
                      <w:numId w:val="26"/>
                    </w:numPr>
                    <w:spacing w:before="100" w:beforeAutospacing="1" w:after="100" w:afterAutospacing="1"/>
                    <w:rPr>
                      <w:rFonts w:ascii="Arial" w:eastAsia="Times New Roman" w:hAnsi="Arial"/>
                      <w:sz w:val="20"/>
                      <w:szCs w:val="24"/>
                    </w:rPr>
                  </w:pPr>
                  <w:r w:rsidRPr="00E67F25">
                    <w:rPr>
                      <w:rFonts w:ascii="Arial" w:eastAsia="Times New Roman" w:hAnsi="Arial"/>
                      <w:sz w:val="20"/>
                      <w:szCs w:val="24"/>
                    </w:rPr>
                    <w:t>Closed</w:t>
                  </w:r>
                  <w:r w:rsidRPr="00E67F25">
                    <w:rPr>
                      <w:rFonts w:ascii="Cambria Math" w:eastAsia="Times New Roman" w:hAnsi="Cambria Math" w:cs="Cambria Math"/>
                      <w:sz w:val="20"/>
                      <w:szCs w:val="24"/>
                    </w:rPr>
                    <w:t>‑</w:t>
                  </w:r>
                  <w:r w:rsidRPr="00E67F25">
                    <w:rPr>
                      <w:rFonts w:ascii="Arial" w:eastAsia="Times New Roman" w:hAnsi="Arial"/>
                      <w:sz w:val="20"/>
                      <w:szCs w:val="24"/>
                    </w:rPr>
                    <w:t>box scanning using known vulnerability scanning tools (no internal code or design visibility).</w:t>
                  </w:r>
                </w:p>
                <w:p w14:paraId="5A07D2BC" w14:textId="77777777" w:rsidR="00697C1F" w:rsidRPr="00E67F25" w:rsidRDefault="00697C1F" w:rsidP="00636B2F">
                  <w:pPr>
                    <w:pStyle w:val="ListParagraph"/>
                    <w:numPr>
                      <w:ilvl w:val="0"/>
                      <w:numId w:val="26"/>
                    </w:numPr>
                    <w:spacing w:before="100" w:beforeAutospacing="1" w:after="100" w:afterAutospacing="1"/>
                    <w:rPr>
                      <w:rFonts w:ascii="Arial" w:eastAsia="Times New Roman" w:hAnsi="Arial"/>
                      <w:sz w:val="20"/>
                      <w:szCs w:val="24"/>
                    </w:rPr>
                  </w:pPr>
                  <w:r w:rsidRPr="00E67F25">
                    <w:rPr>
                      <w:rFonts w:ascii="Arial" w:eastAsia="Times New Roman" w:hAnsi="Arial"/>
                      <w:sz w:val="20"/>
                      <w:szCs w:val="24"/>
                    </w:rPr>
                    <w:t>Credential exposure</w:t>
                  </w:r>
                </w:p>
                <w:p w14:paraId="792C4FAF" w14:textId="77777777" w:rsidR="00697C1F" w:rsidRPr="00E67F25" w:rsidRDefault="00697C1F" w:rsidP="00636B2F">
                  <w:pPr>
                    <w:pStyle w:val="ListParagraph"/>
                    <w:numPr>
                      <w:ilvl w:val="0"/>
                      <w:numId w:val="26"/>
                    </w:numPr>
                    <w:spacing w:before="100" w:beforeAutospacing="1" w:after="100" w:afterAutospacing="1"/>
                    <w:rPr>
                      <w:rFonts w:ascii="Arial" w:eastAsia="Times New Roman" w:hAnsi="Arial"/>
                      <w:sz w:val="20"/>
                      <w:szCs w:val="24"/>
                    </w:rPr>
                  </w:pPr>
                  <w:r w:rsidRPr="00E67F25">
                    <w:rPr>
                      <w:rFonts w:ascii="Arial" w:eastAsia="Times New Roman" w:hAnsi="Arial"/>
                      <w:sz w:val="20"/>
                      <w:szCs w:val="24"/>
                    </w:rPr>
                    <w:t>Encryption use and misuse</w:t>
                  </w:r>
                </w:p>
                <w:p w14:paraId="33F9E12A" w14:textId="77777777" w:rsidR="00697C1F" w:rsidRPr="007C0CA8" w:rsidRDefault="00697C1F" w:rsidP="00636B2F">
                  <w:pPr>
                    <w:pStyle w:val="ListParagraph"/>
                    <w:numPr>
                      <w:ilvl w:val="0"/>
                      <w:numId w:val="26"/>
                    </w:numPr>
                    <w:spacing w:before="100" w:beforeAutospacing="1" w:after="100" w:afterAutospacing="1"/>
                  </w:pPr>
                  <w:r w:rsidRPr="00E67F25">
                    <w:rPr>
                      <w:rFonts w:ascii="Arial" w:eastAsia="Times New Roman" w:hAnsi="Arial"/>
                      <w:sz w:val="20"/>
                      <w:szCs w:val="24"/>
                    </w:rPr>
                    <w:t>API misuse and injection issues</w:t>
                  </w:r>
                </w:p>
              </w:tc>
            </w:tr>
          </w:tbl>
          <w:p w14:paraId="6FB54311" w14:textId="77777777" w:rsidR="00697C1F" w:rsidRDefault="00697C1F" w:rsidP="001C3275">
            <w:pPr>
              <w:spacing w:line="300" w:lineRule="atLeast"/>
            </w:pPr>
          </w:p>
        </w:tc>
      </w:tr>
      <w:tr w:rsidR="00697C1F" w14:paraId="16DB8F10" w14:textId="77777777" w:rsidTr="000C2DB1">
        <w:tc>
          <w:tcPr>
            <w:tcW w:w="2045" w:type="dxa"/>
            <w:shd w:val="clear" w:color="auto" w:fill="D9D9D9" w:themeFill="background1" w:themeFillShade="D9"/>
          </w:tcPr>
          <w:p w14:paraId="3EA0480B" w14:textId="77777777" w:rsidR="00697C1F" w:rsidRPr="000C2DB1" w:rsidRDefault="00697C1F" w:rsidP="001C3275">
            <w:pPr>
              <w:spacing w:line="300" w:lineRule="atLeast"/>
              <w:rPr>
                <w:b/>
                <w:bCs/>
              </w:rPr>
            </w:pPr>
            <w:r w:rsidRPr="000C2DB1">
              <w:rPr>
                <w:b/>
                <w:bCs/>
              </w:rPr>
              <w:t>Outcome</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00"/>
            </w:tblGrid>
            <w:tr w:rsidR="00697C1F" w:rsidRPr="007C0CA8" w14:paraId="10D09FDB" w14:textId="77777777" w:rsidTr="001C3275">
              <w:trPr>
                <w:tblCellSpacing w:w="15" w:type="dxa"/>
              </w:trPr>
              <w:tc>
                <w:tcPr>
                  <w:tcW w:w="0" w:type="auto"/>
                  <w:vAlign w:val="center"/>
                  <w:hideMark/>
                </w:tcPr>
                <w:p w14:paraId="25F8AA9C" w14:textId="77777777" w:rsidR="00697C1F" w:rsidRPr="007C0CA8" w:rsidRDefault="00697C1F" w:rsidP="001C3275">
                  <w:pPr>
                    <w:spacing w:after="0"/>
                  </w:pPr>
                </w:p>
              </w:tc>
              <w:tc>
                <w:tcPr>
                  <w:tcW w:w="0" w:type="auto"/>
                  <w:vAlign w:val="center"/>
                  <w:hideMark/>
                </w:tcPr>
                <w:p w14:paraId="4FB5E9A1" w14:textId="77777777" w:rsidR="00697C1F" w:rsidRPr="007C0CA8" w:rsidRDefault="00697C1F" w:rsidP="001C3275">
                  <w:pPr>
                    <w:spacing w:before="100" w:beforeAutospacing="1" w:after="100" w:afterAutospacing="1"/>
                  </w:pPr>
                  <w:r w:rsidRPr="007C0CA8">
                    <w:t>Identifies the Vulnerabilities in the system.</w:t>
                  </w:r>
                </w:p>
              </w:tc>
            </w:tr>
          </w:tbl>
          <w:p w14:paraId="2E914A49" w14:textId="77777777" w:rsidR="00697C1F" w:rsidRDefault="00697C1F" w:rsidP="001C3275">
            <w:pPr>
              <w:spacing w:line="300" w:lineRule="atLeast"/>
            </w:pPr>
          </w:p>
        </w:tc>
      </w:tr>
    </w:tbl>
    <w:p w14:paraId="000C29AA" w14:textId="77777777" w:rsidR="00697C1F" w:rsidRDefault="00697C1F" w:rsidP="00697C1F">
      <w:pPr>
        <w:tabs>
          <w:tab w:val="left" w:pos="789"/>
        </w:tabs>
        <w:spacing w:after="0" w:line="300" w:lineRule="atLeast"/>
        <w:ind w:left="360"/>
      </w:pPr>
      <w:r>
        <w:tab/>
      </w:r>
    </w:p>
    <w:p w14:paraId="6DA711DB" w14:textId="77777777" w:rsidR="00697C1F" w:rsidRPr="00750E4B" w:rsidRDefault="00697C1F" w:rsidP="00697C1F">
      <w:pPr>
        <w:tabs>
          <w:tab w:val="left" w:pos="789"/>
        </w:tabs>
        <w:spacing w:after="0" w:line="300" w:lineRule="atLeast"/>
        <w:ind w:left="360"/>
        <w:rPr>
          <w:b/>
          <w:bCs/>
        </w:rPr>
      </w:pPr>
      <w:r w:rsidRPr="00750E4B">
        <w:rPr>
          <w:b/>
          <w:bCs/>
        </w:rPr>
        <w:t>5.1.4 Feature Testing</w:t>
      </w:r>
    </w:p>
    <w:p w14:paraId="3D64FA1E" w14:textId="77777777" w:rsidR="00697C1F" w:rsidRDefault="00697C1F" w:rsidP="00697C1F">
      <w:pPr>
        <w:spacing w:after="0" w:line="300" w:lineRule="atLeast"/>
        <w:ind w:left="360"/>
      </w:pPr>
    </w:p>
    <w:tbl>
      <w:tblPr>
        <w:tblStyle w:val="TableGrid"/>
        <w:tblW w:w="0" w:type="auto"/>
        <w:tblInd w:w="360" w:type="dxa"/>
        <w:tblLook w:val="04A0" w:firstRow="1" w:lastRow="0" w:firstColumn="1" w:lastColumn="0" w:noHBand="0" w:noVBand="1"/>
      </w:tblPr>
      <w:tblGrid>
        <w:gridCol w:w="2045"/>
        <w:gridCol w:w="6945"/>
      </w:tblGrid>
      <w:tr w:rsidR="00697C1F" w14:paraId="6B10A397" w14:textId="77777777" w:rsidTr="000C2DB1">
        <w:tc>
          <w:tcPr>
            <w:tcW w:w="2045" w:type="dxa"/>
            <w:shd w:val="clear" w:color="auto" w:fill="D9D9D9" w:themeFill="background1" w:themeFillShade="D9"/>
          </w:tcPr>
          <w:p w14:paraId="65DC263D" w14:textId="77777777" w:rsidR="00697C1F" w:rsidRPr="000C2DB1" w:rsidRDefault="00697C1F" w:rsidP="001C3275">
            <w:pPr>
              <w:spacing w:line="300" w:lineRule="atLeast"/>
              <w:rPr>
                <w:b/>
                <w:bCs/>
              </w:rPr>
            </w:pPr>
            <w:r w:rsidRPr="000C2DB1">
              <w:rPr>
                <w:b/>
                <w:bCs/>
              </w:rPr>
              <w:t>Description</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8"/>
              <w:gridCol w:w="81"/>
            </w:tblGrid>
            <w:tr w:rsidR="00697C1F" w:rsidRPr="007C0CA8" w14:paraId="24C1ED21" w14:textId="77777777" w:rsidTr="001C3275">
              <w:trPr>
                <w:tblCellSpacing w:w="15" w:type="dxa"/>
              </w:trPr>
              <w:tc>
                <w:tcPr>
                  <w:tcW w:w="0" w:type="auto"/>
                  <w:vAlign w:val="center"/>
                </w:tcPr>
                <w:p w14:paraId="49B3EE17" w14:textId="77777777" w:rsidR="00697C1F" w:rsidRPr="007C0CA8" w:rsidRDefault="00697C1F" w:rsidP="001C3275">
                  <w:pPr>
                    <w:spacing w:after="0"/>
                  </w:pPr>
                  <w:r w:rsidRPr="00AD7692">
                    <w:t>We perform feature testing by identifying the feature, creating test cases (including abuse or misuse cases covering malformed and unexpected inputs, robustness), executing them, and verifying if the feature works as intended.</w:t>
                  </w:r>
                </w:p>
              </w:tc>
              <w:tc>
                <w:tcPr>
                  <w:tcW w:w="0" w:type="auto"/>
                  <w:vAlign w:val="center"/>
                </w:tcPr>
                <w:p w14:paraId="16C1D2D5" w14:textId="77777777" w:rsidR="00697C1F" w:rsidRPr="007C0CA8" w:rsidRDefault="00697C1F" w:rsidP="001C3275">
                  <w:pPr>
                    <w:spacing w:before="100" w:beforeAutospacing="1" w:after="100" w:afterAutospacing="1"/>
                  </w:pPr>
                </w:p>
              </w:tc>
            </w:tr>
          </w:tbl>
          <w:p w14:paraId="3EB2C3DC" w14:textId="77777777" w:rsidR="00697C1F" w:rsidRDefault="00697C1F" w:rsidP="001C3275">
            <w:pPr>
              <w:spacing w:line="300" w:lineRule="atLeast"/>
            </w:pPr>
          </w:p>
        </w:tc>
      </w:tr>
      <w:tr w:rsidR="00697C1F" w14:paraId="4A83215D" w14:textId="77777777" w:rsidTr="000C2DB1">
        <w:trPr>
          <w:trHeight w:val="161"/>
        </w:trPr>
        <w:tc>
          <w:tcPr>
            <w:tcW w:w="2045" w:type="dxa"/>
            <w:shd w:val="clear" w:color="auto" w:fill="D9D9D9" w:themeFill="background1" w:themeFillShade="D9"/>
          </w:tcPr>
          <w:p w14:paraId="7860BB6F" w14:textId="77777777" w:rsidR="00697C1F" w:rsidRPr="000C2DB1" w:rsidRDefault="00697C1F" w:rsidP="001C3275">
            <w:pPr>
              <w:spacing w:line="300" w:lineRule="atLeast"/>
              <w:rPr>
                <w:b/>
                <w:bCs/>
              </w:rPr>
            </w:pPr>
            <w:r w:rsidRPr="000C2DB1">
              <w:rPr>
                <w:b/>
                <w:bCs/>
              </w:rPr>
              <w:lastRenderedPageBreak/>
              <w:t>Team Responsible</w:t>
            </w:r>
          </w:p>
        </w:tc>
        <w:tc>
          <w:tcPr>
            <w:tcW w:w="6945" w:type="dxa"/>
          </w:tcPr>
          <w:p w14:paraId="32037A9A" w14:textId="76F985D6" w:rsidR="00697C1F" w:rsidRDefault="00697C1F" w:rsidP="001C3275">
            <w:pPr>
              <w:spacing w:line="300" w:lineRule="atLeast"/>
            </w:pPr>
            <w:r w:rsidRPr="00AD7692">
              <w:t xml:space="preserve">Product </w:t>
            </w:r>
            <w:r>
              <w:t xml:space="preserve">Software </w:t>
            </w:r>
            <w:r w:rsidRPr="00AD7692">
              <w:t>Team</w:t>
            </w:r>
          </w:p>
        </w:tc>
      </w:tr>
      <w:tr w:rsidR="00697C1F" w14:paraId="18365035" w14:textId="77777777" w:rsidTr="000C2DB1">
        <w:tc>
          <w:tcPr>
            <w:tcW w:w="2045" w:type="dxa"/>
            <w:shd w:val="clear" w:color="auto" w:fill="D9D9D9" w:themeFill="background1" w:themeFillShade="D9"/>
          </w:tcPr>
          <w:p w14:paraId="23A3C833" w14:textId="77777777" w:rsidR="00697C1F" w:rsidRPr="000C2DB1" w:rsidRDefault="00697C1F" w:rsidP="001C3275">
            <w:pPr>
              <w:spacing w:line="300" w:lineRule="atLeast"/>
              <w:rPr>
                <w:b/>
                <w:bCs/>
              </w:rPr>
            </w:pPr>
            <w:r w:rsidRPr="000C2DB1">
              <w:rPr>
                <w:b/>
                <w:bCs/>
              </w:rPr>
              <w:t>Scheduling</w:t>
            </w:r>
          </w:p>
        </w:tc>
        <w:tc>
          <w:tcPr>
            <w:tcW w:w="6945" w:type="dxa"/>
          </w:tcPr>
          <w:p w14:paraId="5D441714" w14:textId="77777777" w:rsidR="00697C1F" w:rsidRDefault="00697C1F" w:rsidP="001C3275">
            <w:pPr>
              <w:spacing w:line="300" w:lineRule="atLeast"/>
            </w:pPr>
            <w:r w:rsidRPr="00AD7692">
              <w:t>This is done with every software release</w:t>
            </w:r>
          </w:p>
        </w:tc>
      </w:tr>
      <w:tr w:rsidR="00697C1F" w14:paraId="74E088CE" w14:textId="77777777" w:rsidTr="000C2DB1">
        <w:tc>
          <w:tcPr>
            <w:tcW w:w="2045" w:type="dxa"/>
            <w:shd w:val="clear" w:color="auto" w:fill="D9D9D9" w:themeFill="background1" w:themeFillShade="D9"/>
          </w:tcPr>
          <w:p w14:paraId="76AFB0FB" w14:textId="77777777" w:rsidR="00697C1F" w:rsidRPr="000C2DB1" w:rsidRDefault="00697C1F" w:rsidP="001C3275">
            <w:pPr>
              <w:spacing w:line="300" w:lineRule="atLeast"/>
              <w:rPr>
                <w:b/>
                <w:bCs/>
              </w:rPr>
            </w:pPr>
            <w:r w:rsidRPr="000C2DB1">
              <w:rPr>
                <w:b/>
                <w:bCs/>
              </w:rPr>
              <w:t>Method</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48"/>
            </w:tblGrid>
            <w:tr w:rsidR="00697C1F" w:rsidRPr="007C0CA8" w14:paraId="0207311E" w14:textId="77777777" w:rsidTr="001C3275">
              <w:trPr>
                <w:tblCellSpacing w:w="15" w:type="dxa"/>
              </w:trPr>
              <w:tc>
                <w:tcPr>
                  <w:tcW w:w="0" w:type="auto"/>
                  <w:vAlign w:val="center"/>
                  <w:hideMark/>
                </w:tcPr>
                <w:p w14:paraId="4D258212" w14:textId="77777777" w:rsidR="00697C1F" w:rsidRPr="007C0CA8" w:rsidRDefault="00697C1F" w:rsidP="001C3275">
                  <w:pPr>
                    <w:spacing w:after="0"/>
                  </w:pPr>
                </w:p>
              </w:tc>
              <w:tc>
                <w:tcPr>
                  <w:tcW w:w="0" w:type="auto"/>
                  <w:vAlign w:val="center"/>
                  <w:hideMark/>
                </w:tcPr>
                <w:p w14:paraId="32FBD42A" w14:textId="77777777" w:rsidR="00697C1F" w:rsidRPr="007C0CA8" w:rsidRDefault="00697C1F" w:rsidP="001C3275">
                  <w:pPr>
                    <w:spacing w:before="100" w:beforeAutospacing="1" w:after="100" w:afterAutospacing="1"/>
                  </w:pPr>
                  <w:r w:rsidRPr="00AD7692">
                    <w:t>Execute the feature testing process by validating its behavior against predefined requirements using diverse inputs, including edge cases and erroneous data.</w:t>
                  </w:r>
                </w:p>
              </w:tc>
            </w:tr>
          </w:tbl>
          <w:p w14:paraId="68F407EA" w14:textId="77777777" w:rsidR="00697C1F" w:rsidRDefault="00697C1F" w:rsidP="001C3275">
            <w:pPr>
              <w:spacing w:line="300" w:lineRule="atLeast"/>
            </w:pPr>
          </w:p>
        </w:tc>
      </w:tr>
      <w:tr w:rsidR="00697C1F" w14:paraId="18503F82" w14:textId="77777777" w:rsidTr="000C2DB1">
        <w:tc>
          <w:tcPr>
            <w:tcW w:w="2045" w:type="dxa"/>
            <w:shd w:val="clear" w:color="auto" w:fill="D9D9D9" w:themeFill="background1" w:themeFillShade="D9"/>
          </w:tcPr>
          <w:p w14:paraId="64ED2DC9" w14:textId="77777777" w:rsidR="00697C1F" w:rsidRPr="000C2DB1" w:rsidRDefault="00697C1F" w:rsidP="001C3275">
            <w:pPr>
              <w:spacing w:line="300" w:lineRule="atLeast"/>
              <w:rPr>
                <w:b/>
                <w:bCs/>
              </w:rPr>
            </w:pPr>
            <w:r w:rsidRPr="000C2DB1">
              <w:rPr>
                <w:b/>
                <w:bCs/>
              </w:rPr>
              <w:t>Outcome</w:t>
            </w:r>
          </w:p>
        </w:tc>
        <w:tc>
          <w:tcPr>
            <w:tcW w:w="6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8"/>
              <w:gridCol w:w="81"/>
            </w:tblGrid>
            <w:tr w:rsidR="00697C1F" w:rsidRPr="007C0CA8" w14:paraId="41FD4A64" w14:textId="77777777" w:rsidTr="001C327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92"/>
                  </w:tblGrid>
                  <w:tr w:rsidR="00697C1F" w:rsidRPr="00AD7692" w14:paraId="38A4AE65" w14:textId="77777777" w:rsidTr="001C3275">
                    <w:trPr>
                      <w:tblCellSpacing w:w="15" w:type="dxa"/>
                    </w:trPr>
                    <w:tc>
                      <w:tcPr>
                        <w:tcW w:w="0" w:type="auto"/>
                        <w:vAlign w:val="center"/>
                        <w:hideMark/>
                      </w:tcPr>
                      <w:p w14:paraId="7A026809" w14:textId="77777777" w:rsidR="00697C1F" w:rsidRPr="00AD7692" w:rsidRDefault="00697C1F" w:rsidP="001C3275">
                        <w:pPr>
                          <w:spacing w:after="0"/>
                        </w:pPr>
                      </w:p>
                    </w:tc>
                    <w:tc>
                      <w:tcPr>
                        <w:tcW w:w="0" w:type="auto"/>
                        <w:vAlign w:val="center"/>
                        <w:hideMark/>
                      </w:tcPr>
                      <w:p w14:paraId="495E1050" w14:textId="77777777" w:rsidR="00697C1F" w:rsidRPr="00AD7692" w:rsidRDefault="00697C1F" w:rsidP="001C3275">
                        <w:pPr>
                          <w:spacing w:before="100" w:beforeAutospacing="1" w:after="100" w:afterAutospacing="1"/>
                        </w:pPr>
                        <w:r w:rsidRPr="00AD7692">
                          <w:t>The application functions in accordance with its intended design and specifications.</w:t>
                        </w:r>
                      </w:p>
                    </w:tc>
                  </w:tr>
                </w:tbl>
                <w:p w14:paraId="20C330A9" w14:textId="77777777" w:rsidR="00697C1F" w:rsidRPr="007C0CA8" w:rsidRDefault="00697C1F" w:rsidP="001C3275">
                  <w:pPr>
                    <w:spacing w:after="0"/>
                  </w:pPr>
                </w:p>
              </w:tc>
              <w:tc>
                <w:tcPr>
                  <w:tcW w:w="0" w:type="auto"/>
                  <w:vAlign w:val="center"/>
                  <w:hideMark/>
                </w:tcPr>
                <w:p w14:paraId="7B2E804F" w14:textId="77777777" w:rsidR="00697C1F" w:rsidRPr="007C0CA8" w:rsidRDefault="00697C1F" w:rsidP="001C3275">
                  <w:pPr>
                    <w:spacing w:before="100" w:beforeAutospacing="1" w:after="100" w:afterAutospacing="1"/>
                  </w:pPr>
                </w:p>
              </w:tc>
            </w:tr>
          </w:tbl>
          <w:p w14:paraId="2D1BA330" w14:textId="77777777" w:rsidR="00697C1F" w:rsidRDefault="00697C1F" w:rsidP="001C3275">
            <w:pPr>
              <w:spacing w:line="300" w:lineRule="atLeast"/>
            </w:pPr>
          </w:p>
        </w:tc>
      </w:tr>
    </w:tbl>
    <w:p w14:paraId="4B83EC24" w14:textId="00BADEF7" w:rsidR="00E22C7C" w:rsidRDefault="009E2AF3" w:rsidP="00E22C7C">
      <w:pPr>
        <w:pStyle w:val="Heading3"/>
      </w:pPr>
      <w:bookmarkStart w:id="86" w:name="_Toc238200659"/>
      <w:r>
        <w:t>Annual</w:t>
      </w:r>
      <w:r w:rsidR="00E867D7">
        <w:t xml:space="preserve"> Security Testing</w:t>
      </w:r>
      <w:bookmarkEnd w:id="86"/>
      <w:r w:rsidR="00E22C7C">
        <w:t xml:space="preserve"> </w:t>
      </w:r>
    </w:p>
    <w:p w14:paraId="179E7B6D" w14:textId="08198093" w:rsidR="00DD44A2" w:rsidRPr="0023031D" w:rsidRDefault="00DD44A2" w:rsidP="004441E7">
      <w:pPr>
        <w:pStyle w:val="BodyText3"/>
        <w:ind w:left="360"/>
        <w:rPr>
          <w:color w:val="000000" w:themeColor="text1"/>
        </w:rPr>
      </w:pPr>
      <w:r w:rsidRPr="0023031D">
        <w:rPr>
          <w:color w:val="000000" w:themeColor="text1"/>
        </w:rPr>
        <w:t xml:space="preserve">Annual PenTests are executed by the GPS team after being planned and scoped in a joint effort with </w:t>
      </w:r>
      <w:r w:rsidR="00215F4A" w:rsidRPr="0023031D">
        <w:rPr>
          <w:color w:val="000000" w:themeColor="text1"/>
        </w:rPr>
        <w:t>Tempo</w:t>
      </w:r>
      <w:r w:rsidRPr="0023031D">
        <w:rPr>
          <w:color w:val="000000" w:themeColor="text1"/>
        </w:rPr>
        <w:t xml:space="preserve"> Development. Following the PenTest, the results are jointly documented by GPS and </w:t>
      </w:r>
      <w:r w:rsidR="00215F4A" w:rsidRPr="0023031D">
        <w:rPr>
          <w:color w:val="000000" w:themeColor="text1"/>
        </w:rPr>
        <w:t>Tempo</w:t>
      </w:r>
      <w:r w:rsidRPr="0023031D">
        <w:rPr>
          <w:color w:val="000000" w:themeColor="text1"/>
        </w:rPr>
        <w:t xml:space="preserve"> Development. The PenTests are scoped per GLB-QS-PCD-0087 Product Security Procedure. Results from the latest PenTests are used in subsequent updates to </w:t>
      </w:r>
      <w:r w:rsidR="001971CF" w:rsidRPr="0023031D">
        <w:rPr>
          <w:color w:val="000000" w:themeColor="text1"/>
        </w:rPr>
        <w:t>Tempo</w:t>
      </w:r>
      <w:r w:rsidR="000E23EC">
        <w:rPr>
          <w:color w:val="000000" w:themeColor="text1"/>
        </w:rPr>
        <w:t>-</w:t>
      </w:r>
      <w:r w:rsidRPr="0023031D">
        <w:rPr>
          <w:color w:val="000000" w:themeColor="text1"/>
        </w:rPr>
        <w:t>Product Security Risk Management Report and findings which require actions such as updating or changing 3rd-party components are recorded as tickets in Jira. These are then in turn communicated to the Change Review Board for purposes of planning upcoming releases.</w:t>
      </w:r>
    </w:p>
    <w:p w14:paraId="566C05A8" w14:textId="24DABB53" w:rsidR="00046AE0" w:rsidRDefault="00046AE0" w:rsidP="00046AE0">
      <w:pPr>
        <w:pStyle w:val="Heading2"/>
      </w:pPr>
      <w:bookmarkStart w:id="87" w:name="_Toc238200660"/>
      <w:r>
        <w:t>Maintenance Activities</w:t>
      </w:r>
      <w:bookmarkEnd w:id="87"/>
    </w:p>
    <w:p w14:paraId="7F1C3AF3" w14:textId="10F749BA" w:rsidR="00A31979" w:rsidRPr="00A31979" w:rsidRDefault="00A31979" w:rsidP="004441E7">
      <w:pPr>
        <w:pStyle w:val="BodyText2"/>
        <w:ind w:left="0"/>
      </w:pPr>
      <w:r>
        <w:t>Cybersecurity risk management continues post-release through vulnerability monitoring and response processes. Relevant security information sources (e.g., vulnerability databases, supplier notifications, coordinated vulnerability disclosures, and field feedback) are monitored to identify new vulnerabilities and emerging threats. When vulnerabilities are identified, they are triaged, assessed for impact, and addressed through remediation and/or compensating controls within a reasonable timeframe commensurate with risk, including delivery of security updates or patches where applicable.</w:t>
      </w:r>
    </w:p>
    <w:p w14:paraId="0FDE16B1" w14:textId="6C796BFC" w:rsidR="00E22C7C" w:rsidRDefault="00E22C7C" w:rsidP="00087473">
      <w:pPr>
        <w:pStyle w:val="Heading3"/>
      </w:pPr>
      <w:bookmarkStart w:id="88" w:name="_Toc238200661"/>
      <w:commentRangeStart w:id="89"/>
      <w:commentRangeStart w:id="90"/>
      <w:r>
        <w:t>Vulnerability Monitoring</w:t>
      </w:r>
      <w:bookmarkEnd w:id="88"/>
      <w:commentRangeEnd w:id="89"/>
      <w:r w:rsidR="004441E7">
        <w:rPr>
          <w:rStyle w:val="CommentReference"/>
          <w:sz w:val="22"/>
          <w:szCs w:val="22"/>
        </w:rPr>
        <w:commentReference w:id="89"/>
      </w:r>
      <w:commentRangeEnd w:id="90"/>
      <w:r w:rsidR="00082CD3">
        <w:rPr>
          <w:rStyle w:val="CommentReference"/>
          <w:sz w:val="22"/>
          <w:szCs w:val="22"/>
        </w:rPr>
        <w:commentReference w:id="90"/>
      </w:r>
    </w:p>
    <w:p w14:paraId="4E48871C" w14:textId="1BE9A5CE" w:rsidR="00096A24" w:rsidRPr="00EF0CD8" w:rsidRDefault="00096A24" w:rsidP="004441E7">
      <w:pPr>
        <w:numPr>
          <w:ilvl w:val="0"/>
          <w:numId w:val="28"/>
        </w:numPr>
        <w:spacing w:before="100" w:beforeAutospacing="1" w:after="100" w:afterAutospacing="1"/>
      </w:pPr>
      <w:r>
        <w:t>C</w:t>
      </w:r>
      <w:r w:rsidRPr="00EF0CD8">
        <w:t>ustomer Feedback will follow GLB-QS-PCD-0134 Customer Feedback Handling.</w:t>
      </w:r>
    </w:p>
    <w:p w14:paraId="4F742A57" w14:textId="77777777" w:rsidR="00096A24" w:rsidRDefault="00096A24" w:rsidP="004441E7">
      <w:pPr>
        <w:numPr>
          <w:ilvl w:val="0"/>
          <w:numId w:val="28"/>
        </w:numPr>
        <w:spacing w:before="100" w:beforeAutospacing="1" w:after="100" w:afterAutospacing="1"/>
      </w:pPr>
      <w:r w:rsidRPr="00EF0CD8">
        <w:t>Vulnerability Complaints will follow GLB-QS-WI-0181 Review, Evaluation, and Investigation of Cybersecurity and Vulnerability Complaints.</w:t>
      </w:r>
    </w:p>
    <w:p w14:paraId="6281E6AD" w14:textId="41A589D8" w:rsidR="00732FE1" w:rsidRPr="00EF0CD8" w:rsidRDefault="00732FE1" w:rsidP="004441E7">
      <w:pPr>
        <w:numPr>
          <w:ilvl w:val="0"/>
          <w:numId w:val="28"/>
        </w:numPr>
        <w:spacing w:before="100" w:beforeAutospacing="1" w:after="100" w:afterAutospacing="1"/>
      </w:pPr>
      <w:r w:rsidRPr="00732FE1">
        <w:t>Externally reported vulnerabilities, including reports that do not meet incident criteria, will follow GLB-QS-WI-0183 Coordinated Vulnerability Disclosure</w:t>
      </w:r>
      <w:r w:rsidR="00384AB8">
        <w:t>.</w:t>
      </w:r>
    </w:p>
    <w:p w14:paraId="36893E66" w14:textId="77777777" w:rsidR="00096A24" w:rsidRPr="00CE6E0D" w:rsidRDefault="00096A24" w:rsidP="004441E7">
      <w:pPr>
        <w:numPr>
          <w:ilvl w:val="0"/>
          <w:numId w:val="28"/>
        </w:numPr>
        <w:spacing w:before="100" w:beforeAutospacing="1" w:after="100" w:afterAutospacing="1"/>
        <w:rPr>
          <w:color w:val="000000" w:themeColor="text1"/>
        </w:rPr>
      </w:pPr>
      <w:r w:rsidRPr="00CE6E0D">
        <w:rPr>
          <w:color w:val="000000" w:themeColor="text1"/>
        </w:rPr>
        <w:t>The Global Product Security team will systematically manage SBOM risks through the bi-annual security routine patch release process. The Cybellum tool is used to scan SBOM components for vulnerabilities, with data sources covering GHSA, NIST/NVD, and CVE common vulnerability disclosures. Detected vulnerabilities will be promptly assessed and a remediation plan will be formulated, which will be documented in the SUPR document every 6 months and uploaded to EDMS for archiving.</w:t>
      </w:r>
    </w:p>
    <w:p w14:paraId="32E235CA" w14:textId="76C1591C" w:rsidR="004A4B01" w:rsidRDefault="004A4B01" w:rsidP="00FE4D97">
      <w:pPr>
        <w:pStyle w:val="Heading3"/>
      </w:pPr>
      <w:bookmarkStart w:id="91" w:name="_Toc238200662"/>
      <w:r>
        <w:lastRenderedPageBreak/>
        <w:t>Vulnerability Assessment</w:t>
      </w:r>
      <w:bookmarkEnd w:id="91"/>
    </w:p>
    <w:p w14:paraId="58013349" w14:textId="4F6BEA36" w:rsidR="00F65DF4" w:rsidRPr="00D77249" w:rsidDel="005F5669" w:rsidRDefault="002268E6" w:rsidP="009F07E8">
      <w:pPr>
        <w:pStyle w:val="BodyText"/>
        <w:ind w:left="360"/>
        <w:rPr>
          <w:del w:id="92" w:author="Kunnel Vijayan, Thushara" w:date="2026-06-22T17:18:00Z" w16du:dateUtc="2026-06-22T11:48:00Z"/>
        </w:rPr>
      </w:pPr>
      <w:r>
        <w:t xml:space="preserve">Newly discovered vulnerabilities are first assessed by Development, with Product Security and Quality reviewing and approving the assessment. Vulnerabilities and their dispositions are tracked in </w:t>
      </w:r>
      <w:commentRangeStart w:id="93"/>
      <w:commentRangeStart w:id="94"/>
      <w:commentRangeStart w:id="95"/>
      <w:commentRangeStart w:id="96"/>
      <w:commentRangeStart w:id="97"/>
      <w:r>
        <w:t>Tempo</w:t>
      </w:r>
      <w:r w:rsidR="000E23EC">
        <w:t>-</w:t>
      </w:r>
      <w:r w:rsidRPr="0076718E">
        <w:t xml:space="preserve">Product Security Risk Management </w:t>
      </w:r>
      <w:r w:rsidRPr="0079311B">
        <w:rPr>
          <w:color w:val="000000" w:themeColor="text1"/>
        </w:rPr>
        <w:t>Report</w:t>
      </w:r>
      <w:commentRangeEnd w:id="93"/>
      <w:r w:rsidR="004441E7" w:rsidRPr="0079311B">
        <w:rPr>
          <w:rStyle w:val="CommentReference"/>
          <w:color w:val="000000" w:themeColor="text1"/>
          <w:sz w:val="20"/>
          <w:szCs w:val="22"/>
        </w:rPr>
        <w:commentReference w:id="93"/>
      </w:r>
      <w:commentRangeEnd w:id="94"/>
      <w:r w:rsidR="00E45397" w:rsidRPr="0079311B">
        <w:rPr>
          <w:rStyle w:val="CommentReference"/>
          <w:color w:val="000000" w:themeColor="text1"/>
          <w:sz w:val="20"/>
          <w:szCs w:val="22"/>
        </w:rPr>
        <w:commentReference w:id="94"/>
      </w:r>
      <w:commentRangeEnd w:id="95"/>
      <w:r w:rsidR="0092726A" w:rsidRPr="0079311B">
        <w:rPr>
          <w:rStyle w:val="CommentReference"/>
          <w:color w:val="000000" w:themeColor="text1"/>
          <w:sz w:val="20"/>
          <w:szCs w:val="22"/>
        </w:rPr>
        <w:commentReference w:id="95"/>
      </w:r>
      <w:commentRangeEnd w:id="96"/>
      <w:r w:rsidR="005E2962" w:rsidRPr="0079311B">
        <w:rPr>
          <w:rStyle w:val="CommentReference"/>
          <w:color w:val="000000" w:themeColor="text1"/>
          <w:sz w:val="20"/>
          <w:szCs w:val="22"/>
        </w:rPr>
        <w:commentReference w:id="96"/>
      </w:r>
      <w:commentRangeEnd w:id="97"/>
      <w:r w:rsidR="0020666F" w:rsidRPr="0079311B">
        <w:rPr>
          <w:rStyle w:val="CommentReference"/>
          <w:color w:val="000000" w:themeColor="text1"/>
          <w:sz w:val="20"/>
          <w:szCs w:val="22"/>
        </w:rPr>
        <w:commentReference w:id="97"/>
      </w:r>
      <w:r w:rsidRPr="0079311B">
        <w:rPr>
          <w:color w:val="000000" w:themeColor="text1"/>
        </w:rPr>
        <w:t xml:space="preserve">. </w:t>
      </w:r>
      <w:r w:rsidR="00261753" w:rsidRPr="00261753">
        <w:rPr>
          <w:color w:val="000000" w:themeColor="text1"/>
        </w:rPr>
        <w:t xml:space="preserve">Operating system and platform-level vulnerabilities affecting the Beckman-provided Biomek i-Series workstations are managed by the </w:t>
      </w:r>
      <w:r w:rsidR="00B96222">
        <w:rPr>
          <w:color w:val="000000" w:themeColor="text1"/>
        </w:rPr>
        <w:t>R&amp;D</w:t>
      </w:r>
      <w:r w:rsidR="00261753" w:rsidRPr="00261753">
        <w:rPr>
          <w:color w:val="000000" w:themeColor="text1"/>
        </w:rPr>
        <w:t xml:space="preserve"> team through the SUPR process. </w:t>
      </w:r>
      <w:r w:rsidR="005F5669" w:rsidRPr="00E21CC8">
        <w:t>The R&amp;D team completes the Security Update Patch Report (SUPR) on a quarterly basis. They are stored in the following EDMS folder: Cabinets/Product Development/Design History and Project Files/Life Science Automation/Liquid Handlers/LH6525_Biomek NXp_FXp Refresh/2. DESIGN HISTORY FILE/2.05 Design and Development/2.5.5.a System Evaluation/2.5.5.1 Product Privacy and Security Risk Assessment</w:t>
      </w:r>
    </w:p>
    <w:p w14:paraId="48EB776D" w14:textId="02A35700" w:rsidR="00E22C7C" w:rsidRDefault="00035194" w:rsidP="00087473">
      <w:pPr>
        <w:pStyle w:val="Heading3"/>
      </w:pPr>
      <w:bookmarkStart w:id="98" w:name="_Toc238200663"/>
      <w:r>
        <w:t>Inciden</w:t>
      </w:r>
      <w:r w:rsidR="004D1C51">
        <w:t>t</w:t>
      </w:r>
      <w:r>
        <w:t xml:space="preserve"> response and Coordinated </w:t>
      </w:r>
      <w:r w:rsidR="00E22C7C">
        <w:t>Vulnerability Disclosure</w:t>
      </w:r>
      <w:bookmarkEnd w:id="98"/>
    </w:p>
    <w:p w14:paraId="6BEC23EF" w14:textId="77777777" w:rsidR="00694087" w:rsidRPr="0017274B" w:rsidRDefault="00694087" w:rsidP="004441E7">
      <w:pPr>
        <w:spacing w:before="100" w:beforeAutospacing="1" w:after="100" w:afterAutospacing="1"/>
        <w:ind w:left="360"/>
        <w:rPr>
          <w:rFonts w:eastAsia="MS Mincho" w:cs="Arial"/>
          <w:szCs w:val="22"/>
        </w:rPr>
      </w:pPr>
      <w:r w:rsidRPr="0017274B">
        <w:rPr>
          <w:rFonts w:eastAsia="MS Mincho" w:cs="Arial"/>
          <w:szCs w:val="22"/>
        </w:rPr>
        <w:t>Cybersecurity incidents and externally reported vulnerabilities are managed in accordance with GLB</w:t>
      </w:r>
      <w:r w:rsidRPr="0017274B">
        <w:rPr>
          <w:rFonts w:eastAsia="MS Mincho" w:cs="Arial"/>
          <w:szCs w:val="22"/>
        </w:rPr>
        <w:noBreakHyphen/>
        <w:t>QS</w:t>
      </w:r>
      <w:r w:rsidRPr="0017274B">
        <w:rPr>
          <w:rFonts w:eastAsia="MS Mincho" w:cs="Arial"/>
          <w:szCs w:val="22"/>
        </w:rPr>
        <w:noBreakHyphen/>
        <w:t>WI</w:t>
      </w:r>
      <w:r w:rsidRPr="0017274B">
        <w:rPr>
          <w:rFonts w:eastAsia="MS Mincho" w:cs="Arial"/>
          <w:szCs w:val="22"/>
        </w:rPr>
        <w:noBreakHyphen/>
        <w:t>0183 Coordinated Vulnerability Disclosure. Customer notification and response activities are performed when required based on risk evaluation and regulatory obligations.</w:t>
      </w:r>
    </w:p>
    <w:p w14:paraId="5D2B7D89" w14:textId="77777777" w:rsidR="00694087" w:rsidRPr="0017274B" w:rsidRDefault="00694087" w:rsidP="004441E7">
      <w:pPr>
        <w:spacing w:before="100" w:beforeAutospacing="1" w:after="100" w:afterAutospacing="1"/>
        <w:ind w:left="360"/>
        <w:rPr>
          <w:rFonts w:eastAsia="MS Mincho" w:cs="Arial"/>
          <w:szCs w:val="22"/>
        </w:rPr>
      </w:pPr>
      <w:r w:rsidRPr="0017274B">
        <w:rPr>
          <w:rFonts w:eastAsia="MS Mincho" w:cs="Arial"/>
          <w:szCs w:val="22"/>
        </w:rPr>
        <w:t>Investigation outcomes and remediation actions are documented through established quality and change control processes.</w:t>
      </w:r>
    </w:p>
    <w:p w14:paraId="5760CB41" w14:textId="1B7C1CA3" w:rsidR="00D91013" w:rsidRPr="000400E0" w:rsidRDefault="00D91013" w:rsidP="00087473">
      <w:pPr>
        <w:pStyle w:val="Heading3"/>
      </w:pPr>
      <w:bookmarkStart w:id="99" w:name="_Toc187764377"/>
      <w:bookmarkStart w:id="100" w:name="_Toc238200664"/>
      <w:r>
        <w:t>Security Patch Management Strategy</w:t>
      </w:r>
      <w:bookmarkEnd w:id="99"/>
      <w:bookmarkEnd w:id="100"/>
    </w:p>
    <w:p w14:paraId="5CA08260" w14:textId="77777777" w:rsidR="0037323C" w:rsidRPr="0037323C" w:rsidRDefault="0037323C" w:rsidP="00E31F42">
      <w:pPr>
        <w:pStyle w:val="BodyText"/>
        <w:ind w:left="360"/>
      </w:pPr>
      <w:r w:rsidRPr="0037323C">
        <w:t>Security patches for operating system, application software, and firmware are managed following GLB</w:t>
      </w:r>
      <w:r w:rsidRPr="0037323C">
        <w:noBreakHyphen/>
        <w:t>QS</w:t>
      </w:r>
      <w:r w:rsidRPr="0037323C">
        <w:noBreakHyphen/>
        <w:t>PCD</w:t>
      </w:r>
      <w:r w:rsidRPr="0037323C">
        <w:noBreakHyphen/>
        <w:t>0098 Software Update Patch Procedure. Critical patches are addressed on an expedited basis, while routine updates are developed and released through planned update projects.</w:t>
      </w:r>
    </w:p>
    <w:p w14:paraId="14B6840E" w14:textId="6FA6F7D2" w:rsidR="0037323C" w:rsidRPr="0037323C" w:rsidRDefault="0037323C" w:rsidP="00E31F42">
      <w:pPr>
        <w:pStyle w:val="BodyText"/>
        <w:ind w:left="360"/>
      </w:pPr>
      <w:r w:rsidRPr="0037323C">
        <w:t xml:space="preserve">Patches are installed by trained service personnel using validated installation methods. </w:t>
      </w:r>
      <w:r w:rsidR="008940E1">
        <w:t xml:space="preserve">Tempo </w:t>
      </w:r>
      <w:r w:rsidRPr="0037323C">
        <w:t>does not support customer</w:t>
      </w:r>
      <w:r w:rsidRPr="0037323C">
        <w:noBreakHyphen/>
        <w:t>applied automatic updates.</w:t>
      </w:r>
    </w:p>
    <w:p w14:paraId="16602C7A" w14:textId="77777777" w:rsidR="00D91013" w:rsidRPr="00FE1259" w:rsidRDefault="00D91013" w:rsidP="00087473">
      <w:pPr>
        <w:pStyle w:val="Heading4"/>
      </w:pPr>
      <w:r w:rsidRPr="00FE1259">
        <w:t>Describe Overall Security Patch Strategy:</w:t>
      </w:r>
    </w:p>
    <w:p w14:paraId="317EACE8" w14:textId="299AB7D4" w:rsidR="00326EF9" w:rsidRDefault="005A1243" w:rsidP="0087013E">
      <w:pPr>
        <w:pStyle w:val="BodyText"/>
        <w:ind w:left="810"/>
      </w:pPr>
      <w:r w:rsidRPr="005A1243">
        <w:rPr>
          <w:rFonts w:eastAsia="MS Mincho"/>
        </w:rPr>
        <w:t>Tempo is provided on Beckman-provided workstations based on the Biomek i-Series image.</w:t>
      </w:r>
      <w:r w:rsidR="001A5210">
        <w:rPr>
          <w:rFonts w:eastAsia="MS Mincho"/>
        </w:rPr>
        <w:t xml:space="preserve"> </w:t>
      </w:r>
      <w:r w:rsidR="00047D01">
        <w:rPr>
          <w:rFonts w:eastAsia="MS Mincho"/>
        </w:rPr>
        <w:t>Please refer</w:t>
      </w:r>
      <w:r w:rsidR="001230B0">
        <w:rPr>
          <w:rFonts w:eastAsia="MS Mincho"/>
        </w:rPr>
        <w:t xml:space="preserve"> to the Biomek i-Series P&amp;S Plan</w:t>
      </w:r>
      <w:r w:rsidR="002D670C">
        <w:rPr>
          <w:rFonts w:eastAsia="MS Mincho"/>
        </w:rPr>
        <w:t xml:space="preserve"> (</w:t>
      </w:r>
      <w:r w:rsidR="00002E4D" w:rsidRPr="00002E4D">
        <w:rPr>
          <w:rFonts w:eastAsia="MS Mincho"/>
        </w:rPr>
        <w:t>DD-16575-AS1370-14 Biomek i-Series Product Privacy and Security Plan</w:t>
      </w:r>
      <w:r w:rsidR="00002E4D">
        <w:rPr>
          <w:rFonts w:eastAsia="MS Mincho"/>
        </w:rPr>
        <w:t xml:space="preserve"> - </w:t>
      </w:r>
      <w:r w:rsidR="002D670C">
        <w:rPr>
          <w:rFonts w:eastAsia="MS Mincho"/>
        </w:rPr>
        <w:t xml:space="preserve">section </w:t>
      </w:r>
      <w:r w:rsidR="00AF09B1" w:rsidRPr="00AF09B1">
        <w:rPr>
          <w:rFonts w:eastAsia="MS Mincho"/>
        </w:rPr>
        <w:t>3.7.</w:t>
      </w:r>
      <w:r w:rsidR="00AF09B1">
        <w:rPr>
          <w:rFonts w:eastAsia="MS Mincho"/>
        </w:rPr>
        <w:t xml:space="preserve"> </w:t>
      </w:r>
      <w:r w:rsidR="00AF09B1" w:rsidRPr="00AF09B1">
        <w:rPr>
          <w:rFonts w:eastAsia="MS Mincho"/>
        </w:rPr>
        <w:t>Security Patch Management Strategy</w:t>
      </w:r>
      <w:r w:rsidR="00754426">
        <w:rPr>
          <w:rFonts w:eastAsia="MS Mincho"/>
        </w:rPr>
        <w:t>)</w:t>
      </w:r>
      <w:r w:rsidR="009F0ACE">
        <w:rPr>
          <w:rFonts w:eastAsia="MS Mincho"/>
        </w:rPr>
        <w:t xml:space="preserve"> for the overall security and Patch Strategy</w:t>
      </w:r>
      <w:r w:rsidR="00002E4D">
        <w:rPr>
          <w:rFonts w:eastAsia="MS Mincho"/>
        </w:rPr>
        <w:t>.</w:t>
      </w:r>
    </w:p>
    <w:p w14:paraId="6967151A" w14:textId="0DEF5438" w:rsidR="009C7F9D" w:rsidRDefault="009C7F9D" w:rsidP="00326EF9">
      <w:pPr>
        <w:pStyle w:val="Heading4"/>
      </w:pPr>
      <w:r>
        <w:t xml:space="preserve">Describe Patch Distribution </w:t>
      </w:r>
      <w:r w:rsidR="0076492D">
        <w:t>S</w:t>
      </w:r>
      <w:r>
        <w:t>trategy:</w:t>
      </w:r>
    </w:p>
    <w:p w14:paraId="4FD43A59" w14:textId="506E8138" w:rsidR="00D434C6" w:rsidRDefault="004A1BCB" w:rsidP="009F07E8">
      <w:pPr>
        <w:pStyle w:val="BodyText"/>
        <w:ind w:left="810"/>
      </w:pPr>
      <w:r>
        <w:t>Windows Update is enabled on the controller PC</w:t>
      </w:r>
      <w:r w:rsidR="00D434C6">
        <w:t>. The version of Windows is a long-term servicing channel version.  Microsoft provides monthly quality updates via Windows Update, inclusive of security updates. There is no additional oversight or involvement from the company required.</w:t>
      </w:r>
    </w:p>
    <w:p w14:paraId="7C83C9C3" w14:textId="7A90DE9C" w:rsidR="00D11B48" w:rsidRDefault="003E12F2" w:rsidP="003E12F2">
      <w:pPr>
        <w:pStyle w:val="BodyText"/>
        <w:ind w:left="810"/>
      </w:pPr>
      <w:r w:rsidRPr="00F41D03">
        <w:t>Patches to Tempo will be distributed to customers</w:t>
      </w:r>
      <w:r>
        <w:t xml:space="preserve"> </w:t>
      </w:r>
      <w:r w:rsidR="00734C65">
        <w:t xml:space="preserve">on USBs or electronically </w:t>
      </w:r>
      <w:r w:rsidR="00736DAC">
        <w:t xml:space="preserve">delivered to Service Engineers </w:t>
      </w:r>
      <w:r w:rsidR="006D40B6">
        <w:t>who would do</w:t>
      </w:r>
      <w:r w:rsidR="00FF0838">
        <w:t xml:space="preserve"> the</w:t>
      </w:r>
      <w:r w:rsidR="00736DAC">
        <w:t xml:space="preserve"> update</w:t>
      </w:r>
      <w:r>
        <w:t>.</w:t>
      </w:r>
    </w:p>
    <w:p w14:paraId="69EC210B" w14:textId="0CD0D4B0" w:rsidR="004C6AA9" w:rsidRPr="004C6AA9" w:rsidRDefault="00C70A11" w:rsidP="00087473">
      <w:pPr>
        <w:pStyle w:val="Heading3"/>
      </w:pPr>
      <w:bookmarkStart w:id="101" w:name="_Toc238200665"/>
      <w:r>
        <w:t>E</w:t>
      </w:r>
      <w:r w:rsidR="004C6AA9">
        <w:t>nd</w:t>
      </w:r>
      <w:r>
        <w:noBreakHyphen/>
      </w:r>
      <w:r w:rsidR="004C6AA9">
        <w:t>of</w:t>
      </w:r>
      <w:r>
        <w:noBreakHyphen/>
      </w:r>
      <w:r w:rsidR="001041FB">
        <w:t>S</w:t>
      </w:r>
      <w:r w:rsidR="004C6AA9">
        <w:t xml:space="preserve">upport </w:t>
      </w:r>
      <w:r>
        <w:t>P</w:t>
      </w:r>
      <w:r w:rsidR="004C6AA9">
        <w:t>lanning</w:t>
      </w:r>
      <w:r w:rsidR="00C822E9">
        <w:t xml:space="preserve"> of Software Components</w:t>
      </w:r>
      <w:bookmarkEnd w:id="101"/>
    </w:p>
    <w:p w14:paraId="2A3C1974" w14:textId="77777777" w:rsidR="0065309F" w:rsidRDefault="0065309F" w:rsidP="00E31F42">
      <w:pPr>
        <w:pStyle w:val="BodyText"/>
        <w:ind w:left="360"/>
      </w:pPr>
      <w:bookmarkStart w:id="102" w:name="_Toc221800132"/>
      <w:bookmarkStart w:id="103" w:name="_Toc221800204"/>
      <w:bookmarkStart w:id="104" w:name="_Toc219902009"/>
      <w:bookmarkStart w:id="105" w:name="_Toc221800133"/>
      <w:bookmarkStart w:id="106" w:name="_Toc221800205"/>
      <w:bookmarkStart w:id="107" w:name="_Toc219902010"/>
      <w:bookmarkStart w:id="108" w:name="_Toc221800134"/>
      <w:bookmarkStart w:id="109" w:name="_Toc221800206"/>
      <w:bookmarkStart w:id="110" w:name="_Toc219902011"/>
      <w:bookmarkStart w:id="111" w:name="_Toc221800135"/>
      <w:bookmarkStart w:id="112" w:name="_Toc221800207"/>
      <w:bookmarkStart w:id="113" w:name="_Toc219902012"/>
      <w:bookmarkStart w:id="114" w:name="_Toc221800136"/>
      <w:bookmarkStart w:id="115" w:name="_Toc221800208"/>
      <w:bookmarkStart w:id="116" w:name="_Toc219902013"/>
      <w:bookmarkStart w:id="117" w:name="_Toc221800137"/>
      <w:bookmarkStart w:id="118" w:name="_Toc221800209"/>
      <w:bookmarkStart w:id="119" w:name="_Toc219902014"/>
      <w:bookmarkStart w:id="120" w:name="_Toc221800138"/>
      <w:bookmarkStart w:id="121" w:name="_Toc221800210"/>
      <w:bookmarkStart w:id="122" w:name="_Toc219902015"/>
      <w:bookmarkStart w:id="123" w:name="_Toc221800139"/>
      <w:bookmarkStart w:id="124" w:name="_Toc221800211"/>
      <w:bookmarkStart w:id="125" w:name="_Toc219902026"/>
      <w:bookmarkStart w:id="126" w:name="_Toc221800150"/>
      <w:bookmarkStart w:id="127" w:name="_Toc221800222"/>
      <w:bookmarkStart w:id="128" w:name="_Toc140832340"/>
      <w:bookmarkStart w:id="129" w:name="_Toc288637732"/>
      <w:bookmarkStart w:id="130" w:name="_Toc420582861"/>
      <w:bookmarkEnd w:id="8"/>
      <w:bookmarkEnd w:id="9"/>
      <w:bookmarkEnd w:id="10"/>
      <w:bookmarkEnd w:id="11"/>
      <w:bookmarkEnd w:id="12"/>
      <w:bookmarkEnd w:id="13"/>
      <w:bookmarkEnd w:id="14"/>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850ED6">
        <w:t>End</w:t>
      </w:r>
      <w:r w:rsidRPr="00850ED6">
        <w:noBreakHyphen/>
        <w:t>of</w:t>
      </w:r>
      <w:r w:rsidRPr="00850ED6">
        <w:noBreakHyphen/>
        <w:t>support status for software components, operating system elements, and firmware is monitored using SBOM documentation and vendor lifecycle information. Identified end</w:t>
      </w:r>
      <w:r w:rsidRPr="00850ED6">
        <w:noBreakHyphen/>
        <w:t>of</w:t>
      </w:r>
      <w:r w:rsidRPr="00850ED6">
        <w:noBreakHyphen/>
        <w:t>support risks are evaluated and addressed through upgrade, mitigation, or discontinuance planning in alignment with GLB</w:t>
      </w:r>
      <w:r w:rsidRPr="00850ED6">
        <w:noBreakHyphen/>
        <w:t>QS</w:t>
      </w:r>
      <w:r w:rsidRPr="00850ED6">
        <w:noBreakHyphen/>
        <w:t>PCD</w:t>
      </w:r>
      <w:r w:rsidRPr="00850ED6">
        <w:noBreakHyphen/>
        <w:t>0002 Product Obsolescence and Support Service Discontinuance.</w:t>
      </w:r>
      <w:r>
        <w:t xml:space="preserve"> </w:t>
      </w:r>
    </w:p>
    <w:p w14:paraId="6F7013C9" w14:textId="38CF3781" w:rsidR="00C20655" w:rsidRDefault="00C20655" w:rsidP="666D9261">
      <w:pPr>
        <w:pStyle w:val="Heading2"/>
      </w:pPr>
      <w:bookmarkStart w:id="131" w:name="_Toc238200666"/>
      <w:commentRangeStart w:id="132"/>
      <w:commentRangeStart w:id="133"/>
      <w:r>
        <w:lastRenderedPageBreak/>
        <w:t xml:space="preserve">Product Cybersecurity </w:t>
      </w:r>
      <w:r w:rsidR="30B37A5E">
        <w:t>Action Plan</w:t>
      </w:r>
      <w:bookmarkEnd w:id="131"/>
      <w:commentRangeEnd w:id="132"/>
      <w:r w:rsidR="00231C96">
        <w:rPr>
          <w:rStyle w:val="CommentReference"/>
          <w:sz w:val="24"/>
          <w:szCs w:val="22"/>
        </w:rPr>
        <w:commentReference w:id="132"/>
      </w:r>
      <w:commentRangeEnd w:id="133"/>
      <w:r w:rsidR="0015369B">
        <w:rPr>
          <w:rStyle w:val="CommentReference"/>
          <w:sz w:val="24"/>
          <w:szCs w:val="22"/>
        </w:rPr>
        <w:commentReference w:id="133"/>
      </w:r>
    </w:p>
    <w:p w14:paraId="58A32A52" w14:textId="77777777" w:rsidR="00552E41" w:rsidRDefault="00552E41" w:rsidP="00552E41">
      <w:pPr>
        <w:pStyle w:val="BodyText2"/>
        <w:ind w:left="0"/>
      </w:pPr>
      <w:r w:rsidRPr="00CC3C1F">
        <w:t>All existing unresolved vulnerabilities, including tracking ID, vulnerability description, and asset details are as follows</w:t>
      </w:r>
    </w:p>
    <w:tbl>
      <w:tblPr>
        <w:tblStyle w:val="TableGrid"/>
        <w:tblW w:w="0" w:type="auto"/>
        <w:tblLook w:val="04A0" w:firstRow="1" w:lastRow="0" w:firstColumn="1" w:lastColumn="0" w:noHBand="0" w:noVBand="1"/>
      </w:tblPr>
      <w:tblGrid>
        <w:gridCol w:w="1303"/>
        <w:gridCol w:w="1618"/>
        <w:gridCol w:w="3674"/>
        <w:gridCol w:w="2755"/>
      </w:tblGrid>
      <w:tr w:rsidR="004D1C51" w:rsidRPr="005C6D4A" w14:paraId="2B3D4D9E" w14:textId="1EAFAA6B" w:rsidTr="00231C96">
        <w:trPr>
          <w:cantSplit/>
          <w:tblHeader/>
        </w:trPr>
        <w:tc>
          <w:tcPr>
            <w:tcW w:w="1303" w:type="dxa"/>
            <w:shd w:val="clear" w:color="auto" w:fill="D9D9D9" w:themeFill="background1" w:themeFillShade="D9"/>
          </w:tcPr>
          <w:p w14:paraId="2C03E83B" w14:textId="2F1C02E8" w:rsidR="004D1C51" w:rsidRPr="004D5736" w:rsidRDefault="004D1C51" w:rsidP="00A34176">
            <w:pPr>
              <w:pStyle w:val="BodyText"/>
              <w:rPr>
                <w:b/>
                <w:bCs/>
                <w:iCs/>
              </w:rPr>
            </w:pPr>
            <w:r w:rsidRPr="004D5736">
              <w:rPr>
                <w:b/>
                <w:bCs/>
                <w:iCs/>
              </w:rPr>
              <w:t>ID</w:t>
            </w:r>
          </w:p>
        </w:tc>
        <w:tc>
          <w:tcPr>
            <w:tcW w:w="1618" w:type="dxa"/>
            <w:shd w:val="clear" w:color="auto" w:fill="D9D9D9" w:themeFill="background1" w:themeFillShade="D9"/>
          </w:tcPr>
          <w:p w14:paraId="28A7A243" w14:textId="29AE0E42" w:rsidR="004D1C51" w:rsidRPr="004D5736" w:rsidRDefault="00716A95" w:rsidP="00A34176">
            <w:pPr>
              <w:pStyle w:val="BodyText"/>
              <w:rPr>
                <w:b/>
                <w:bCs/>
                <w:iCs/>
              </w:rPr>
            </w:pPr>
            <w:r w:rsidRPr="004D5736">
              <w:rPr>
                <w:b/>
                <w:bCs/>
                <w:iCs/>
              </w:rPr>
              <w:t>Requirement</w:t>
            </w:r>
          </w:p>
        </w:tc>
        <w:tc>
          <w:tcPr>
            <w:tcW w:w="3674" w:type="dxa"/>
            <w:shd w:val="clear" w:color="auto" w:fill="D9D9D9" w:themeFill="background1" w:themeFillShade="D9"/>
          </w:tcPr>
          <w:p w14:paraId="2CF0F4A1" w14:textId="44E1610A" w:rsidR="004D1C51" w:rsidRPr="004D5736" w:rsidRDefault="00625618" w:rsidP="00A34176">
            <w:pPr>
              <w:pStyle w:val="BodyText"/>
              <w:rPr>
                <w:b/>
                <w:bCs/>
                <w:iCs/>
              </w:rPr>
            </w:pPr>
            <w:r w:rsidRPr="004D5736">
              <w:rPr>
                <w:b/>
                <w:bCs/>
                <w:iCs/>
              </w:rPr>
              <w:t>Description</w:t>
            </w:r>
          </w:p>
        </w:tc>
        <w:tc>
          <w:tcPr>
            <w:tcW w:w="2755" w:type="dxa"/>
            <w:shd w:val="clear" w:color="auto" w:fill="D9D9D9" w:themeFill="background1" w:themeFillShade="D9"/>
          </w:tcPr>
          <w:p w14:paraId="32E58C1F" w14:textId="4F9D4F05" w:rsidR="004D1C51" w:rsidRPr="004D5736" w:rsidRDefault="004D1C51" w:rsidP="00A34176">
            <w:pPr>
              <w:pStyle w:val="BodyText"/>
              <w:rPr>
                <w:b/>
                <w:bCs/>
                <w:iCs/>
              </w:rPr>
            </w:pPr>
            <w:r w:rsidRPr="004D5736">
              <w:rPr>
                <w:b/>
                <w:bCs/>
                <w:iCs/>
              </w:rPr>
              <w:t>SW Component/Asset</w:t>
            </w:r>
          </w:p>
        </w:tc>
      </w:tr>
      <w:tr w:rsidR="004D1C51" w14:paraId="543BB681" w14:textId="647A0DFE" w:rsidTr="00E04647">
        <w:tc>
          <w:tcPr>
            <w:tcW w:w="1303" w:type="dxa"/>
          </w:tcPr>
          <w:p w14:paraId="69D75D65" w14:textId="5E91D8D4" w:rsidR="004D1C51" w:rsidRPr="004D5736" w:rsidRDefault="008D760C" w:rsidP="00A34176">
            <w:pPr>
              <w:pStyle w:val="BodyText"/>
              <w:rPr>
                <w:iCs/>
              </w:rPr>
            </w:pPr>
            <w:r w:rsidRPr="004D5736">
              <w:rPr>
                <w:iCs/>
              </w:rPr>
              <w:t>ISON</w:t>
            </w:r>
            <w:r w:rsidR="00C879BC" w:rsidRPr="004D5736">
              <w:rPr>
                <w:iCs/>
              </w:rPr>
              <w:t>-1337</w:t>
            </w:r>
          </w:p>
        </w:tc>
        <w:tc>
          <w:tcPr>
            <w:tcW w:w="1618" w:type="dxa"/>
          </w:tcPr>
          <w:p w14:paraId="18348627" w14:textId="06A8ECF1" w:rsidR="004D1C51" w:rsidRPr="004D5736" w:rsidRDefault="00C96E9D" w:rsidP="00A34176">
            <w:pPr>
              <w:pStyle w:val="BodyText"/>
              <w:rPr>
                <w:iCs/>
              </w:rPr>
            </w:pPr>
            <w:r w:rsidRPr="004D5736">
              <w:rPr>
                <w:iCs/>
              </w:rPr>
              <w:t>Encryption</w:t>
            </w:r>
          </w:p>
        </w:tc>
        <w:tc>
          <w:tcPr>
            <w:tcW w:w="3674" w:type="dxa"/>
          </w:tcPr>
          <w:p w14:paraId="0626D1F9" w14:textId="13ACF027" w:rsidR="004D1C51" w:rsidRPr="004D5736" w:rsidRDefault="004D5736" w:rsidP="00A34176">
            <w:pPr>
              <w:pStyle w:val="BodyText"/>
              <w:rPr>
                <w:iCs/>
              </w:rPr>
            </w:pPr>
            <w:r w:rsidRPr="004D5736">
              <w:rPr>
                <w:iCs/>
              </w:rPr>
              <w:t>Upgrading MD5 to sha256 is expected</w:t>
            </w:r>
          </w:p>
        </w:tc>
        <w:tc>
          <w:tcPr>
            <w:tcW w:w="2755" w:type="dxa"/>
          </w:tcPr>
          <w:p w14:paraId="1A51EE9D" w14:textId="1B8C2B0B" w:rsidR="004D1C51" w:rsidRPr="004D5736" w:rsidRDefault="00F037FC" w:rsidP="00A34176">
            <w:pPr>
              <w:pStyle w:val="BodyText"/>
              <w:rPr>
                <w:iCs/>
              </w:rPr>
            </w:pPr>
            <w:r>
              <w:rPr>
                <w:iCs/>
              </w:rPr>
              <w:t>Tempo Software</w:t>
            </w:r>
          </w:p>
        </w:tc>
      </w:tr>
      <w:tr w:rsidR="004D1C51" w14:paraId="7515D9A1" w14:textId="77777777" w:rsidTr="00E04647">
        <w:tc>
          <w:tcPr>
            <w:tcW w:w="1303" w:type="dxa"/>
          </w:tcPr>
          <w:p w14:paraId="3549A7D2" w14:textId="5FFE289C" w:rsidR="004D1C51" w:rsidRPr="004D5736" w:rsidRDefault="00DB4045" w:rsidP="00A34176">
            <w:pPr>
              <w:pStyle w:val="BodyText"/>
              <w:rPr>
                <w:iCs/>
              </w:rPr>
            </w:pPr>
            <w:r>
              <w:rPr>
                <w:iCs/>
              </w:rPr>
              <w:t>ISON-1335</w:t>
            </w:r>
          </w:p>
        </w:tc>
        <w:tc>
          <w:tcPr>
            <w:tcW w:w="1618" w:type="dxa"/>
          </w:tcPr>
          <w:p w14:paraId="337221DF" w14:textId="19968769" w:rsidR="004D1C51" w:rsidRPr="004D5736" w:rsidRDefault="00DB4045" w:rsidP="00A34176">
            <w:pPr>
              <w:pStyle w:val="BodyText"/>
              <w:rPr>
                <w:iCs/>
              </w:rPr>
            </w:pPr>
            <w:r>
              <w:t>Password Management</w:t>
            </w:r>
          </w:p>
        </w:tc>
        <w:tc>
          <w:tcPr>
            <w:tcW w:w="3674" w:type="dxa"/>
          </w:tcPr>
          <w:p w14:paraId="65B7E719" w14:textId="568E7D84" w:rsidR="004D1C51" w:rsidRPr="004D5736" w:rsidRDefault="004D1C51" w:rsidP="00A34176">
            <w:pPr>
              <w:pStyle w:val="BodyText"/>
              <w:rPr>
                <w:iCs/>
              </w:rPr>
            </w:pPr>
            <w:r w:rsidRPr="004D5736">
              <w:rPr>
                <w:iCs/>
              </w:rPr>
              <w:t>Hardcoded Password</w:t>
            </w:r>
          </w:p>
        </w:tc>
        <w:tc>
          <w:tcPr>
            <w:tcW w:w="2755" w:type="dxa"/>
          </w:tcPr>
          <w:p w14:paraId="5B2992AE" w14:textId="2A2A3DB6" w:rsidR="004D1C51" w:rsidRPr="004D5736" w:rsidRDefault="00092744" w:rsidP="00A34176">
            <w:pPr>
              <w:pStyle w:val="BodyText"/>
              <w:rPr>
                <w:iCs/>
              </w:rPr>
            </w:pPr>
            <w:r>
              <w:rPr>
                <w:iCs/>
              </w:rPr>
              <w:t>Tempo Software</w:t>
            </w:r>
          </w:p>
        </w:tc>
      </w:tr>
      <w:tr w:rsidR="00092744" w14:paraId="15060D24" w14:textId="77777777" w:rsidTr="00E04647">
        <w:tc>
          <w:tcPr>
            <w:tcW w:w="1303" w:type="dxa"/>
          </w:tcPr>
          <w:p w14:paraId="63C478B5" w14:textId="592B6585" w:rsidR="00092744" w:rsidRDefault="0039028D" w:rsidP="00A34176">
            <w:pPr>
              <w:pStyle w:val="BodyText"/>
              <w:rPr>
                <w:iCs/>
              </w:rPr>
            </w:pPr>
            <w:r>
              <w:t>ISON-1333</w:t>
            </w:r>
          </w:p>
        </w:tc>
        <w:tc>
          <w:tcPr>
            <w:tcW w:w="1618" w:type="dxa"/>
          </w:tcPr>
          <w:p w14:paraId="0357A0F5" w14:textId="3ED580EA" w:rsidR="00092744" w:rsidRDefault="0039028D" w:rsidP="00A34176">
            <w:pPr>
              <w:pStyle w:val="BodyText"/>
            </w:pPr>
            <w:r w:rsidRPr="0066790B">
              <w:t>Security Patch Management Strategy</w:t>
            </w:r>
          </w:p>
        </w:tc>
        <w:tc>
          <w:tcPr>
            <w:tcW w:w="3674" w:type="dxa"/>
          </w:tcPr>
          <w:p w14:paraId="53C68B61" w14:textId="3DE1695D" w:rsidR="00092744" w:rsidRPr="004D5736" w:rsidRDefault="00C0682A" w:rsidP="00A34176">
            <w:pPr>
              <w:pStyle w:val="BodyText"/>
              <w:rPr>
                <w:iCs/>
              </w:rPr>
            </w:pPr>
            <w:r w:rsidRPr="00042A65">
              <w:t>Vulnerabilities detected in 3rd party library BTILHCRunner</w:t>
            </w:r>
          </w:p>
        </w:tc>
        <w:tc>
          <w:tcPr>
            <w:tcW w:w="2755" w:type="dxa"/>
          </w:tcPr>
          <w:p w14:paraId="02DDE0CF" w14:textId="5B2926F5" w:rsidR="00092744" w:rsidRDefault="00C0682A" w:rsidP="00A34176">
            <w:pPr>
              <w:pStyle w:val="BodyText"/>
              <w:rPr>
                <w:iCs/>
              </w:rPr>
            </w:pPr>
            <w:r>
              <w:rPr>
                <w:iCs/>
              </w:rPr>
              <w:t>Tempo Software</w:t>
            </w:r>
          </w:p>
        </w:tc>
      </w:tr>
      <w:tr w:rsidR="00E04647" w14:paraId="2A48419A" w14:textId="77777777" w:rsidTr="00E04647">
        <w:tc>
          <w:tcPr>
            <w:tcW w:w="1303" w:type="dxa"/>
          </w:tcPr>
          <w:p w14:paraId="26DD7070" w14:textId="09D8F345" w:rsidR="00E04647" w:rsidRDefault="00E04647" w:rsidP="00E04647">
            <w:pPr>
              <w:pStyle w:val="BodyText"/>
            </w:pPr>
            <w:r>
              <w:t>ISON-1334</w:t>
            </w:r>
          </w:p>
        </w:tc>
        <w:tc>
          <w:tcPr>
            <w:tcW w:w="1618" w:type="dxa"/>
          </w:tcPr>
          <w:p w14:paraId="182F414C" w14:textId="1FBF6C93" w:rsidR="00E04647" w:rsidRDefault="00E04647" w:rsidP="00E04647">
            <w:pPr>
              <w:pStyle w:val="BodyText"/>
            </w:pPr>
            <w:r w:rsidRPr="0066790B">
              <w:t>Security Patch Management Strategy</w:t>
            </w:r>
          </w:p>
        </w:tc>
        <w:tc>
          <w:tcPr>
            <w:tcW w:w="3674" w:type="dxa"/>
          </w:tcPr>
          <w:p w14:paraId="67E8B475" w14:textId="47614640" w:rsidR="00E04647" w:rsidRPr="00042A65" w:rsidRDefault="00E04647" w:rsidP="00E04647">
            <w:pPr>
              <w:pStyle w:val="BodyText"/>
            </w:pPr>
            <w:r w:rsidRPr="00BA60A4">
              <w:t>Vulnerabilities detected in BeckmanCoulter.Devices.SampleStore library</w:t>
            </w:r>
          </w:p>
        </w:tc>
        <w:tc>
          <w:tcPr>
            <w:tcW w:w="2755" w:type="dxa"/>
            <w:vAlign w:val="top"/>
          </w:tcPr>
          <w:p w14:paraId="655FE104" w14:textId="4D874E2A" w:rsidR="00E04647" w:rsidRDefault="00E04647" w:rsidP="00E04647">
            <w:pPr>
              <w:pStyle w:val="BodyText"/>
              <w:rPr>
                <w:iCs/>
              </w:rPr>
            </w:pPr>
            <w:r w:rsidRPr="00F21273">
              <w:rPr>
                <w:iCs/>
              </w:rPr>
              <w:t>Tempo Software</w:t>
            </w:r>
          </w:p>
        </w:tc>
      </w:tr>
      <w:tr w:rsidR="009F00C8" w14:paraId="32861226" w14:textId="77777777" w:rsidTr="00E04647">
        <w:tc>
          <w:tcPr>
            <w:tcW w:w="1303" w:type="dxa"/>
          </w:tcPr>
          <w:p w14:paraId="16EE8275" w14:textId="091A0E81" w:rsidR="009F00C8" w:rsidRDefault="009F00C8" w:rsidP="00E04647">
            <w:pPr>
              <w:pStyle w:val="BodyText"/>
            </w:pPr>
            <w:r>
              <w:t>ISON-133</w:t>
            </w:r>
            <w:r w:rsidR="003D3B41">
              <w:t>2</w:t>
            </w:r>
          </w:p>
        </w:tc>
        <w:tc>
          <w:tcPr>
            <w:tcW w:w="1618" w:type="dxa"/>
          </w:tcPr>
          <w:p w14:paraId="570F820B" w14:textId="4865DBAA" w:rsidR="009F00C8" w:rsidRDefault="003D3B41" w:rsidP="00E04647">
            <w:pPr>
              <w:pStyle w:val="BodyText"/>
            </w:pPr>
            <w:r>
              <w:t>SQL injection</w:t>
            </w:r>
          </w:p>
        </w:tc>
        <w:tc>
          <w:tcPr>
            <w:tcW w:w="3674" w:type="dxa"/>
          </w:tcPr>
          <w:p w14:paraId="08FCBB0A" w14:textId="6D4B9CD4" w:rsidR="009F00C8" w:rsidRPr="00081F6D" w:rsidRDefault="00D27CC4" w:rsidP="00E04647">
            <w:pPr>
              <w:pStyle w:val="BodyText"/>
            </w:pPr>
            <w:r w:rsidRPr="00D27CC4">
              <w:t xml:space="preserve">SQL Injection vulnerabilities detected by </w:t>
            </w:r>
            <w:r w:rsidR="003B5481">
              <w:t>V</w:t>
            </w:r>
            <w:r w:rsidRPr="00D27CC4">
              <w:t>eracode</w:t>
            </w:r>
          </w:p>
        </w:tc>
        <w:tc>
          <w:tcPr>
            <w:tcW w:w="2755" w:type="dxa"/>
            <w:vAlign w:val="top"/>
          </w:tcPr>
          <w:p w14:paraId="62A01658" w14:textId="50FEA19D" w:rsidR="009F00C8" w:rsidRPr="00F21273" w:rsidRDefault="00176913" w:rsidP="00E04647">
            <w:pPr>
              <w:pStyle w:val="BodyText"/>
              <w:rPr>
                <w:iCs/>
              </w:rPr>
            </w:pPr>
            <w:r>
              <w:rPr>
                <w:iCs/>
              </w:rPr>
              <w:t>Database</w:t>
            </w:r>
          </w:p>
        </w:tc>
      </w:tr>
      <w:tr w:rsidR="00176913" w14:paraId="375D3AC5" w14:textId="77777777" w:rsidTr="00E04647">
        <w:tc>
          <w:tcPr>
            <w:tcW w:w="1303" w:type="dxa"/>
          </w:tcPr>
          <w:p w14:paraId="37E6AFFA" w14:textId="1E57B9DE" w:rsidR="00176913" w:rsidRDefault="00176913" w:rsidP="00E04647">
            <w:pPr>
              <w:pStyle w:val="BodyText"/>
            </w:pPr>
            <w:r>
              <w:t>ISON-1338</w:t>
            </w:r>
          </w:p>
        </w:tc>
        <w:tc>
          <w:tcPr>
            <w:tcW w:w="1618" w:type="dxa"/>
          </w:tcPr>
          <w:p w14:paraId="27F9E576" w14:textId="5F1610BE" w:rsidR="00176913" w:rsidRDefault="00176913" w:rsidP="00E04647">
            <w:pPr>
              <w:pStyle w:val="BodyText"/>
            </w:pPr>
            <w:r>
              <w:t>OS Command Injection</w:t>
            </w:r>
          </w:p>
        </w:tc>
        <w:tc>
          <w:tcPr>
            <w:tcW w:w="3674" w:type="dxa"/>
          </w:tcPr>
          <w:p w14:paraId="38E498F7" w14:textId="0DD20322" w:rsidR="00176913" w:rsidRPr="00D27CC4" w:rsidRDefault="003B5481" w:rsidP="003B5481">
            <w:pPr>
              <w:pStyle w:val="BodyText"/>
            </w:pPr>
            <w:r w:rsidRPr="003B5481">
              <w:t>OS Command Injection</w:t>
            </w:r>
            <w:r w:rsidRPr="00D27CC4">
              <w:t xml:space="preserve"> vulnerabilities detected by </w:t>
            </w:r>
            <w:r>
              <w:t>V</w:t>
            </w:r>
            <w:r w:rsidRPr="00D27CC4">
              <w:t>eracode</w:t>
            </w:r>
          </w:p>
        </w:tc>
        <w:tc>
          <w:tcPr>
            <w:tcW w:w="2755" w:type="dxa"/>
            <w:vAlign w:val="top"/>
          </w:tcPr>
          <w:p w14:paraId="34CCFEF1" w14:textId="6660A0E5" w:rsidR="00176913" w:rsidRDefault="003B5481" w:rsidP="00E04647">
            <w:pPr>
              <w:pStyle w:val="BodyText"/>
              <w:rPr>
                <w:iCs/>
              </w:rPr>
            </w:pPr>
            <w:r>
              <w:rPr>
                <w:iCs/>
              </w:rPr>
              <w:t>Tempo Software</w:t>
            </w:r>
          </w:p>
        </w:tc>
      </w:tr>
    </w:tbl>
    <w:p w14:paraId="3A44128D" w14:textId="77777777" w:rsidR="00840E80" w:rsidRPr="004D5736" w:rsidRDefault="00840E80" w:rsidP="004D5736">
      <w:pPr>
        <w:pStyle w:val="BodyText"/>
        <w:spacing w:after="0"/>
        <w:rPr>
          <w:i/>
        </w:rPr>
      </w:pPr>
    </w:p>
    <w:p w14:paraId="39FDFA13" w14:textId="77777777" w:rsidR="00C20655" w:rsidRPr="006B259B" w:rsidRDefault="00C20655" w:rsidP="79939D89">
      <w:pPr>
        <w:keepNext/>
        <w:keepLines/>
        <w:numPr>
          <w:ilvl w:val="0"/>
          <w:numId w:val="1"/>
        </w:numPr>
        <w:spacing w:before="240"/>
        <w:outlineLvl w:val="1"/>
        <w:rPr>
          <w:rFonts w:cs="Arial"/>
          <w:b/>
          <w:bCs/>
          <w:sz w:val="24"/>
        </w:rPr>
      </w:pPr>
      <w:bookmarkStart w:id="134" w:name="_Toc221800161"/>
      <w:bookmarkStart w:id="135" w:name="_Toc221800233"/>
      <w:bookmarkStart w:id="136" w:name="_Toc221800162"/>
      <w:bookmarkStart w:id="137" w:name="_Toc221800234"/>
      <w:bookmarkStart w:id="138" w:name="_Toc219902038"/>
      <w:bookmarkStart w:id="139" w:name="_Toc221800163"/>
      <w:bookmarkStart w:id="140" w:name="_Toc221800235"/>
      <w:bookmarkStart w:id="141" w:name="_Toc219902039"/>
      <w:bookmarkStart w:id="142" w:name="_Toc221800164"/>
      <w:bookmarkStart w:id="143" w:name="_Toc221800236"/>
      <w:bookmarkStart w:id="144" w:name="_Toc219902040"/>
      <w:bookmarkStart w:id="145" w:name="_Toc221800165"/>
      <w:bookmarkStart w:id="146" w:name="_Toc221800237"/>
      <w:bookmarkStart w:id="147" w:name="_Toc3905798"/>
      <w:bookmarkStart w:id="148" w:name="_Toc39069498"/>
      <w:bookmarkStart w:id="149" w:name="_Toc238200667"/>
      <w:bookmarkEnd w:id="2"/>
      <w:bookmarkEnd w:id="128"/>
      <w:bookmarkEnd w:id="129"/>
      <w:bookmarkEnd w:id="130"/>
      <w:bookmarkEnd w:id="134"/>
      <w:bookmarkEnd w:id="135"/>
      <w:bookmarkEnd w:id="136"/>
      <w:bookmarkEnd w:id="137"/>
      <w:bookmarkEnd w:id="138"/>
      <w:bookmarkEnd w:id="139"/>
      <w:bookmarkEnd w:id="140"/>
      <w:bookmarkEnd w:id="141"/>
      <w:bookmarkEnd w:id="142"/>
      <w:bookmarkEnd w:id="143"/>
      <w:bookmarkEnd w:id="144"/>
      <w:bookmarkEnd w:id="145"/>
      <w:bookmarkEnd w:id="146"/>
      <w:r w:rsidRPr="79939D89">
        <w:rPr>
          <w:rFonts w:cs="Arial"/>
          <w:b/>
          <w:bCs/>
          <w:sz w:val="24"/>
        </w:rPr>
        <w:t>Appendi</w:t>
      </w:r>
      <w:bookmarkEnd w:id="147"/>
      <w:r w:rsidRPr="79939D89">
        <w:rPr>
          <w:rFonts w:cs="Arial"/>
          <w:b/>
          <w:bCs/>
          <w:sz w:val="24"/>
        </w:rPr>
        <w:t>x</w:t>
      </w:r>
      <w:bookmarkStart w:id="150" w:name="_Toc53978245"/>
      <w:bookmarkStart w:id="151" w:name="_Ref135729829"/>
      <w:bookmarkStart w:id="152" w:name="_Ref135729866"/>
      <w:bookmarkStart w:id="153" w:name="_Toc140479797"/>
      <w:bookmarkEnd w:id="148"/>
      <w:bookmarkEnd w:id="149"/>
    </w:p>
    <w:p w14:paraId="54865BB8" w14:textId="302B756F" w:rsidR="00C20655" w:rsidRPr="006B259B" w:rsidRDefault="00B32BAE" w:rsidP="00B32BAE">
      <w:pPr>
        <w:pStyle w:val="BodyText"/>
        <w:rPr>
          <w:rFonts w:eastAsia="MS Mincho"/>
        </w:rPr>
      </w:pPr>
      <w:r w:rsidRPr="00CD4E91">
        <w:rPr>
          <w:rFonts w:eastAsia="MS Mincho"/>
          <w:iCs/>
        </w:rPr>
        <w:t>This section is not required for and does not apply to this document</w:t>
      </w:r>
      <w:r>
        <w:rPr>
          <w:rFonts w:eastAsia="MS Mincho"/>
          <w:iCs/>
        </w:rPr>
        <w:t>.</w:t>
      </w:r>
      <w:r w:rsidRPr="006B259B">
        <w:rPr>
          <w:rFonts w:eastAsia="MS Mincho"/>
        </w:rPr>
        <w:t>‬</w:t>
      </w:r>
    </w:p>
    <w:p w14:paraId="41798F8A" w14:textId="77777777" w:rsidR="00C20655" w:rsidRPr="006B259B" w:rsidRDefault="00C20655" w:rsidP="79939D89">
      <w:pPr>
        <w:keepNext/>
        <w:keepLines/>
        <w:numPr>
          <w:ilvl w:val="0"/>
          <w:numId w:val="1"/>
        </w:numPr>
        <w:spacing w:before="240"/>
        <w:outlineLvl w:val="1"/>
        <w:rPr>
          <w:rFonts w:cs="Arial"/>
          <w:b/>
          <w:bCs/>
          <w:sz w:val="24"/>
        </w:rPr>
      </w:pPr>
      <w:bookmarkStart w:id="154" w:name="_Toc39069500"/>
      <w:bookmarkStart w:id="155" w:name="_Hlk184995911"/>
      <w:bookmarkStart w:id="156" w:name="_Toc238200668"/>
      <w:r w:rsidRPr="79939D89">
        <w:rPr>
          <w:rFonts w:cs="Arial"/>
          <w:b/>
          <w:bCs/>
          <w:sz w:val="24"/>
        </w:rPr>
        <w:t>Change Control</w:t>
      </w:r>
      <w:bookmarkEnd w:id="154"/>
      <w:bookmarkEnd w:id="156"/>
    </w:p>
    <w:tbl>
      <w:tblPr>
        <w:tblW w:w="5000" w:type="pct"/>
        <w:jc w:val="center"/>
        <w:tblCellMar>
          <w:left w:w="0" w:type="dxa"/>
          <w:right w:w="0" w:type="dxa"/>
        </w:tblCellMar>
        <w:tblLook w:val="04A0" w:firstRow="1" w:lastRow="0" w:firstColumn="1" w:lastColumn="0" w:noHBand="0" w:noVBand="1"/>
      </w:tblPr>
      <w:tblGrid>
        <w:gridCol w:w="1890"/>
        <w:gridCol w:w="1455"/>
        <w:gridCol w:w="1688"/>
        <w:gridCol w:w="4307"/>
      </w:tblGrid>
      <w:tr w:rsidR="00C20655" w:rsidRPr="006B259B" w14:paraId="6A2CD5AB" w14:textId="77777777">
        <w:trPr>
          <w:trHeight w:val="475"/>
          <w:jc w:val="center"/>
        </w:trPr>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47FB794D" w14:textId="77777777" w:rsidR="00C20655" w:rsidRPr="006B259B" w:rsidRDefault="00C20655">
            <w:pPr>
              <w:pStyle w:val="TableHeading"/>
              <w:rPr>
                <w:rFonts w:eastAsia="Calibri"/>
              </w:rPr>
            </w:pPr>
            <w:bookmarkStart w:id="157" w:name="_Hlk39069750"/>
            <w:r w:rsidRPr="006B259B">
              <w:rPr>
                <w:rFonts w:eastAsia="Calibri"/>
              </w:rPr>
              <w:t>‬Revision</w:t>
            </w:r>
          </w:p>
        </w:tc>
        <w:tc>
          <w:tcPr>
            <w:tcW w:w="1455"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56963E7" w14:textId="4659C927" w:rsidR="00C20655" w:rsidRPr="006B259B" w:rsidRDefault="00C20655">
            <w:pPr>
              <w:pStyle w:val="TableHeading"/>
              <w:rPr>
                <w:rFonts w:eastAsia="Calibri"/>
              </w:rPr>
            </w:pPr>
            <w:r w:rsidRPr="006B259B">
              <w:rPr>
                <w:rFonts w:eastAsia="Calibri"/>
              </w:rPr>
              <w:t>Author</w:t>
            </w:r>
            <w:r w:rsidRPr="00F16212">
              <w:rPr>
                <w:rStyle w:val="InstructionsShowChar"/>
                <w:rFonts w:eastAsia="Calibri"/>
              </w:rPr>
              <w:t xml:space="preserve"> </w:t>
            </w:r>
          </w:p>
        </w:tc>
        <w:tc>
          <w:tcPr>
            <w:tcW w:w="1688"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72A6219" w14:textId="7D86C431" w:rsidR="00C20655" w:rsidRPr="006B259B" w:rsidRDefault="00C20655">
            <w:pPr>
              <w:pStyle w:val="TableHeading"/>
              <w:rPr>
                <w:rFonts w:eastAsia="Calibri"/>
              </w:rPr>
            </w:pPr>
            <w:r w:rsidRPr="006B259B">
              <w:rPr>
                <w:rFonts w:eastAsia="Calibri"/>
              </w:rPr>
              <w:t>Change Location</w:t>
            </w:r>
            <w:r w:rsidRPr="00F16212">
              <w:rPr>
                <w:rStyle w:val="InstructionsShowChar"/>
                <w:rFonts w:eastAsia="Calibri"/>
              </w:rPr>
              <w:t xml:space="preserve"> </w:t>
            </w:r>
          </w:p>
        </w:tc>
        <w:tc>
          <w:tcPr>
            <w:tcW w:w="430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00021002" w14:textId="77777777" w:rsidR="00C20655" w:rsidRPr="006B259B" w:rsidRDefault="00C20655">
            <w:pPr>
              <w:pStyle w:val="TableHeading"/>
              <w:rPr>
                <w:rFonts w:eastAsia="Calibri"/>
              </w:rPr>
            </w:pPr>
            <w:r w:rsidRPr="006B259B">
              <w:rPr>
                <w:rFonts w:eastAsia="Calibri"/>
              </w:rPr>
              <w:t>Change Description and Reason</w:t>
            </w:r>
          </w:p>
        </w:tc>
      </w:tr>
      <w:tr w:rsidR="00C20655" w:rsidRPr="006B259B" w14:paraId="5065EED4" w14:textId="77777777">
        <w:trPr>
          <w:trHeight w:val="235"/>
          <w:jc w:val="center"/>
        </w:trPr>
        <w:tc>
          <w:tcPr>
            <w:tcW w:w="18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0E031F" w14:textId="77777777" w:rsidR="00C20655" w:rsidRPr="006B259B" w:rsidRDefault="00C20655">
            <w:pPr>
              <w:pStyle w:val="TableTextConcise"/>
              <w:rPr>
                <w:rFonts w:eastAsia="Calibri"/>
                <w:b/>
                <w:bCs/>
              </w:rPr>
            </w:pPr>
            <w:r w:rsidRPr="006B259B">
              <w:rPr>
                <w:rFonts w:eastAsia="Calibri"/>
              </w:rPr>
              <w:t>«version_label»</w:t>
            </w:r>
          </w:p>
        </w:tc>
        <w:tc>
          <w:tcPr>
            <w:tcW w:w="1455" w:type="dxa"/>
            <w:tcBorders>
              <w:top w:val="nil"/>
              <w:left w:val="nil"/>
              <w:bottom w:val="single" w:sz="8" w:space="0" w:color="auto"/>
              <w:right w:val="single" w:sz="8" w:space="0" w:color="auto"/>
            </w:tcBorders>
            <w:vAlign w:val="center"/>
          </w:tcPr>
          <w:p w14:paraId="159AA996" w14:textId="1F94CE0E" w:rsidR="00C20655" w:rsidRPr="006B259B" w:rsidRDefault="00562CB2">
            <w:pPr>
              <w:pStyle w:val="TableTextConcise"/>
              <w:rPr>
                <w:rFonts w:eastAsia="Calibri"/>
                <w:bCs/>
              </w:rPr>
            </w:pPr>
            <w:r>
              <w:rPr>
                <w:rFonts w:eastAsia="Calibri"/>
                <w:bCs/>
              </w:rPr>
              <w:t>Thushara Kunnel Vijayan</w:t>
            </w:r>
            <w:r w:rsidR="00C20655">
              <w:rPr>
                <w:rFonts w:eastAsia="Calibri"/>
                <w:bCs/>
              </w:rPr>
              <w:t xml:space="preserve"> </w:t>
            </w:r>
          </w:p>
        </w:tc>
        <w:tc>
          <w:tcPr>
            <w:tcW w:w="1688" w:type="dxa"/>
            <w:tcBorders>
              <w:top w:val="nil"/>
              <w:left w:val="nil"/>
              <w:bottom w:val="single" w:sz="8" w:space="0" w:color="auto"/>
              <w:right w:val="single" w:sz="8" w:space="0" w:color="auto"/>
            </w:tcBorders>
            <w:vAlign w:val="center"/>
            <w:hideMark/>
          </w:tcPr>
          <w:p w14:paraId="6968937D" w14:textId="73D23D55" w:rsidR="00C20655" w:rsidRPr="006B259B" w:rsidRDefault="00562CB2">
            <w:pPr>
              <w:pStyle w:val="TableTextConcise"/>
              <w:rPr>
                <w:rFonts w:eastAsia="Calibri"/>
                <w:bCs/>
              </w:rPr>
            </w:pPr>
            <w:r>
              <w:rPr>
                <w:rFonts w:eastAsia="Calibri"/>
              </w:rPr>
              <w:t>N/A</w:t>
            </w:r>
            <w:r w:rsidR="00C20655">
              <w:rPr>
                <w:rFonts w:eastAsia="Calibri"/>
              </w:rPr>
              <w:t xml:space="preserve"> </w:t>
            </w:r>
          </w:p>
        </w:tc>
        <w:tc>
          <w:tcPr>
            <w:tcW w:w="4307" w:type="dxa"/>
            <w:tcBorders>
              <w:top w:val="nil"/>
              <w:left w:val="nil"/>
              <w:bottom w:val="single" w:sz="8" w:space="0" w:color="auto"/>
              <w:right w:val="single" w:sz="8" w:space="0" w:color="auto"/>
            </w:tcBorders>
            <w:tcMar>
              <w:top w:w="0" w:type="dxa"/>
              <w:left w:w="108" w:type="dxa"/>
              <w:bottom w:w="0" w:type="dxa"/>
              <w:right w:w="108" w:type="dxa"/>
            </w:tcMar>
            <w:hideMark/>
          </w:tcPr>
          <w:p w14:paraId="6BEF24DC" w14:textId="3DA048D4" w:rsidR="00C20655" w:rsidRPr="006B259B" w:rsidRDefault="00562CB2">
            <w:pPr>
              <w:pStyle w:val="TableTextConcise"/>
              <w:rPr>
                <w:rFonts w:eastAsia="Calibri"/>
              </w:rPr>
            </w:pPr>
            <w:r>
              <w:rPr>
                <w:rFonts w:eastAsia="Calibri"/>
              </w:rPr>
              <w:t>Initial Revision</w:t>
            </w:r>
            <w:r w:rsidR="00C20655">
              <w:rPr>
                <w:rFonts w:eastAsia="Calibri"/>
              </w:rPr>
              <w:t xml:space="preserve"> </w:t>
            </w:r>
          </w:p>
        </w:tc>
      </w:tr>
    </w:tbl>
    <w:p w14:paraId="1675F919" w14:textId="77777777" w:rsidR="00C20655" w:rsidRPr="006B259B" w:rsidRDefault="00C20655" w:rsidP="79939D89">
      <w:pPr>
        <w:keepNext/>
        <w:keepLines/>
        <w:numPr>
          <w:ilvl w:val="0"/>
          <w:numId w:val="1"/>
        </w:numPr>
        <w:spacing w:before="240"/>
        <w:outlineLvl w:val="1"/>
        <w:rPr>
          <w:rFonts w:cs="Arial"/>
          <w:b/>
          <w:bCs/>
          <w:sz w:val="24"/>
        </w:rPr>
      </w:pPr>
      <w:bookmarkStart w:id="158" w:name="_Toc39069501"/>
      <w:bookmarkStart w:id="159" w:name="_Toc238200669"/>
      <w:bookmarkEnd w:id="157"/>
      <w:r w:rsidRPr="79939D89">
        <w:rPr>
          <w:rFonts w:cs="Arial"/>
          <w:b/>
          <w:bCs/>
          <w:sz w:val="24"/>
        </w:rPr>
        <w:t>Content Approvals</w:t>
      </w:r>
      <w:bookmarkEnd w:id="158"/>
      <w:bookmarkEnd w:id="159"/>
    </w:p>
    <w:p w14:paraId="46E1E349" w14:textId="77777777" w:rsidR="00C20655" w:rsidRPr="006B259B" w:rsidRDefault="00C20655" w:rsidP="00C20655">
      <w:pPr>
        <w:keepNext/>
        <w:keepLines/>
        <w:spacing w:before="120"/>
        <w:ind w:left="360"/>
        <w:rPr>
          <w:rFonts w:eastAsia="MS Mincho" w:cs="Arial"/>
          <w:szCs w:val="22"/>
        </w:rPr>
      </w:pPr>
      <w:r w:rsidRPr="006B259B">
        <w:rPr>
          <w:rFonts w:eastAsia="MS Mincho" w:cs="Arial"/>
          <w:szCs w:val="22"/>
        </w:rPr>
        <w:t>My electronic signature confirms my approval of this document for its intended use.</w:t>
      </w:r>
    </w:p>
    <w:p w14:paraId="085D9DD7" w14:textId="77777777" w:rsidR="00C20655" w:rsidRPr="000F0F23" w:rsidRDefault="00C20655" w:rsidP="00C20655">
      <w:pPr>
        <w:keepNext/>
        <w:keepLines/>
        <w:spacing w:before="120"/>
        <w:ind w:left="360"/>
        <w:rPr>
          <w:rFonts w:eastAsia="MS Mincho" w:cs="Arial"/>
          <w:szCs w:val="22"/>
        </w:rPr>
      </w:pPr>
      <w:r w:rsidRPr="000F0F23">
        <w:rPr>
          <w:rFonts w:eastAsia="MS Mincho" w:cs="Arial"/>
          <w:szCs w:val="22"/>
        </w:rPr>
        <w:t>APPROVALS:</w:t>
      </w:r>
      <w:r w:rsidRPr="000F0F23">
        <w:rPr>
          <w:rFonts w:eastAsia="MS Mincho" w:cs="Arial"/>
          <w:szCs w:val="22"/>
        </w:rPr>
        <w:tab/>
      </w:r>
      <w:r w:rsidRPr="000F0F23">
        <w:rPr>
          <w:rFonts w:eastAsia="MS Mincho" w:cs="Arial"/>
          <w:szCs w:val="22"/>
        </w:rPr>
        <w:tab/>
        <w:t>APPROVED ON: (mm-dd-yyyy)</w:t>
      </w:r>
    </w:p>
    <w:p w14:paraId="0A7CEF6A"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«approver1</w:t>
      </w:r>
      <w:r w:rsidRPr="000F0F23">
        <w:rPr>
          <w:rFonts w:eastAsia="Calibri" w:cs="Arial"/>
          <w:szCs w:val="20"/>
        </w:rPr>
        <w:tab/>
      </w:r>
      <w:r w:rsidRPr="000F0F23">
        <w:rPr>
          <w:rFonts w:eastAsia="Calibri" w:cs="Arial"/>
          <w:szCs w:val="20"/>
        </w:rPr>
        <w:tab/>
        <w:t>» «approve_date1</w:t>
      </w:r>
      <w:r w:rsidRPr="000F0F23">
        <w:rPr>
          <w:rFonts w:eastAsia="Calibri" w:cs="Arial"/>
          <w:szCs w:val="20"/>
        </w:rPr>
        <w:tab/>
      </w:r>
      <w:r w:rsidRPr="000F0F23">
        <w:rPr>
          <w:rFonts w:eastAsia="Calibri" w:cs="Arial"/>
          <w:szCs w:val="20"/>
        </w:rPr>
        <w:tab/>
        <w:t>»</w:t>
      </w:r>
    </w:p>
    <w:p w14:paraId="75F972B9"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«approver2</w:t>
      </w:r>
      <w:r w:rsidRPr="000F0F23">
        <w:rPr>
          <w:rFonts w:eastAsia="Calibri" w:cs="Arial"/>
          <w:szCs w:val="20"/>
        </w:rPr>
        <w:tab/>
      </w:r>
      <w:r w:rsidRPr="000F0F23">
        <w:rPr>
          <w:rFonts w:eastAsia="Calibri" w:cs="Arial"/>
          <w:szCs w:val="20"/>
        </w:rPr>
        <w:tab/>
        <w:t>» «approve_date2</w:t>
      </w:r>
      <w:r w:rsidRPr="000F0F23">
        <w:rPr>
          <w:rFonts w:eastAsia="Calibri" w:cs="Arial"/>
          <w:szCs w:val="20"/>
        </w:rPr>
        <w:tab/>
      </w:r>
      <w:r w:rsidRPr="000F0F23">
        <w:rPr>
          <w:rFonts w:eastAsia="Calibri" w:cs="Arial"/>
          <w:szCs w:val="20"/>
        </w:rPr>
        <w:tab/>
        <w:t>»</w:t>
      </w:r>
    </w:p>
    <w:p w14:paraId="7DB30C67"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«approver3</w:t>
      </w:r>
      <w:r w:rsidRPr="000F0F23">
        <w:rPr>
          <w:rFonts w:eastAsia="Calibri" w:cs="Arial"/>
          <w:szCs w:val="20"/>
        </w:rPr>
        <w:tab/>
      </w:r>
      <w:r w:rsidRPr="000F0F23">
        <w:rPr>
          <w:rFonts w:eastAsia="Calibri" w:cs="Arial"/>
          <w:szCs w:val="20"/>
        </w:rPr>
        <w:tab/>
        <w:t>» «approve_date3</w:t>
      </w:r>
      <w:r w:rsidRPr="000F0F23">
        <w:rPr>
          <w:rFonts w:eastAsia="Calibri" w:cs="Arial"/>
          <w:szCs w:val="20"/>
        </w:rPr>
        <w:tab/>
      </w:r>
      <w:r w:rsidRPr="000F0F23">
        <w:rPr>
          <w:rFonts w:eastAsia="Calibri" w:cs="Arial"/>
          <w:szCs w:val="20"/>
        </w:rPr>
        <w:tab/>
        <w:t>»</w:t>
      </w:r>
    </w:p>
    <w:p w14:paraId="58EFCC85"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«approver4</w:t>
      </w:r>
      <w:r w:rsidRPr="000F0F23">
        <w:rPr>
          <w:rFonts w:eastAsia="Calibri" w:cs="Arial"/>
          <w:szCs w:val="20"/>
        </w:rPr>
        <w:tab/>
      </w:r>
      <w:r w:rsidRPr="000F0F23">
        <w:rPr>
          <w:rFonts w:eastAsia="Calibri" w:cs="Arial"/>
          <w:szCs w:val="20"/>
        </w:rPr>
        <w:tab/>
        <w:t>» «approve_date4</w:t>
      </w:r>
      <w:r w:rsidRPr="000F0F23">
        <w:rPr>
          <w:rFonts w:eastAsia="Calibri" w:cs="Arial"/>
          <w:szCs w:val="20"/>
        </w:rPr>
        <w:tab/>
      </w:r>
      <w:r w:rsidRPr="000F0F23">
        <w:rPr>
          <w:rFonts w:eastAsia="Calibri" w:cs="Arial"/>
          <w:szCs w:val="20"/>
        </w:rPr>
        <w:tab/>
        <w:t>»</w:t>
      </w:r>
    </w:p>
    <w:p w14:paraId="0285E2F6"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«approver5</w:t>
      </w:r>
      <w:r w:rsidRPr="000F0F23">
        <w:rPr>
          <w:rFonts w:eastAsia="Calibri" w:cs="Arial"/>
          <w:szCs w:val="20"/>
        </w:rPr>
        <w:tab/>
      </w:r>
      <w:r w:rsidRPr="000F0F23">
        <w:rPr>
          <w:rFonts w:eastAsia="Calibri" w:cs="Arial"/>
          <w:szCs w:val="20"/>
        </w:rPr>
        <w:tab/>
        <w:t>» «approve_date5</w:t>
      </w:r>
      <w:r w:rsidRPr="000F0F23">
        <w:rPr>
          <w:rFonts w:eastAsia="Calibri" w:cs="Arial"/>
          <w:szCs w:val="20"/>
        </w:rPr>
        <w:tab/>
      </w:r>
      <w:r w:rsidRPr="000F0F23">
        <w:rPr>
          <w:rFonts w:eastAsia="Calibri" w:cs="Arial"/>
          <w:szCs w:val="20"/>
        </w:rPr>
        <w:tab/>
        <w:t>»</w:t>
      </w:r>
    </w:p>
    <w:p w14:paraId="6560A645"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«approver6</w:t>
      </w:r>
      <w:r w:rsidRPr="000F0F23">
        <w:rPr>
          <w:rFonts w:eastAsia="Calibri" w:cs="Arial"/>
          <w:szCs w:val="20"/>
        </w:rPr>
        <w:tab/>
      </w:r>
      <w:r w:rsidRPr="000F0F23">
        <w:rPr>
          <w:rFonts w:eastAsia="Calibri" w:cs="Arial"/>
          <w:szCs w:val="20"/>
        </w:rPr>
        <w:tab/>
        <w:t>» «approve_date6</w:t>
      </w:r>
      <w:r w:rsidRPr="000F0F23">
        <w:rPr>
          <w:rFonts w:eastAsia="Calibri" w:cs="Arial"/>
          <w:szCs w:val="20"/>
        </w:rPr>
        <w:tab/>
      </w:r>
      <w:r w:rsidRPr="000F0F23">
        <w:rPr>
          <w:rFonts w:eastAsia="Calibri" w:cs="Arial"/>
          <w:szCs w:val="20"/>
        </w:rPr>
        <w:tab/>
        <w:t>»</w:t>
      </w:r>
    </w:p>
    <w:p w14:paraId="47D79A08"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«approver7</w:t>
      </w:r>
      <w:r w:rsidRPr="000F0F23">
        <w:rPr>
          <w:rFonts w:eastAsia="Calibri" w:cs="Arial"/>
          <w:szCs w:val="20"/>
        </w:rPr>
        <w:tab/>
      </w:r>
      <w:r w:rsidRPr="000F0F23">
        <w:rPr>
          <w:rFonts w:eastAsia="Calibri" w:cs="Arial"/>
          <w:szCs w:val="20"/>
        </w:rPr>
        <w:tab/>
        <w:t>» «approve_date7</w:t>
      </w:r>
      <w:r w:rsidRPr="000F0F23">
        <w:rPr>
          <w:rFonts w:eastAsia="Calibri" w:cs="Arial"/>
          <w:szCs w:val="20"/>
        </w:rPr>
        <w:tab/>
      </w:r>
      <w:r w:rsidRPr="000F0F23">
        <w:rPr>
          <w:rFonts w:eastAsia="Calibri" w:cs="Arial"/>
          <w:szCs w:val="20"/>
        </w:rPr>
        <w:tab/>
        <w:t>»</w:t>
      </w:r>
    </w:p>
    <w:p w14:paraId="353D0424" w14:textId="77777777" w:rsidR="00C20655" w:rsidRPr="000F0F23" w:rsidRDefault="00C20655" w:rsidP="00C20655">
      <w:pPr>
        <w:tabs>
          <w:tab w:val="left" w:pos="1980"/>
          <w:tab w:val="left" w:pos="4950"/>
        </w:tabs>
        <w:spacing w:before="100" w:beforeAutospacing="1" w:after="100" w:afterAutospacing="1"/>
        <w:contextualSpacing/>
        <w:rPr>
          <w:rFonts w:eastAsia="Calibri" w:cs="Arial"/>
          <w:szCs w:val="20"/>
        </w:rPr>
      </w:pPr>
      <w:r w:rsidRPr="000F0F23">
        <w:rPr>
          <w:rFonts w:eastAsia="Calibri" w:cs="Arial"/>
          <w:szCs w:val="20"/>
        </w:rPr>
        <w:t>«approver8</w:t>
      </w:r>
      <w:r w:rsidRPr="000F0F23">
        <w:rPr>
          <w:rFonts w:eastAsia="Calibri" w:cs="Arial"/>
          <w:szCs w:val="20"/>
        </w:rPr>
        <w:tab/>
      </w:r>
      <w:r w:rsidRPr="000F0F23">
        <w:rPr>
          <w:rFonts w:eastAsia="Calibri" w:cs="Arial"/>
          <w:szCs w:val="20"/>
        </w:rPr>
        <w:tab/>
        <w:t>» «approve_date8</w:t>
      </w:r>
      <w:r w:rsidRPr="000F0F23">
        <w:rPr>
          <w:rFonts w:eastAsia="Calibri" w:cs="Arial"/>
          <w:szCs w:val="20"/>
        </w:rPr>
        <w:tab/>
      </w:r>
      <w:r w:rsidRPr="000F0F23">
        <w:rPr>
          <w:rFonts w:eastAsia="Calibri" w:cs="Arial"/>
          <w:szCs w:val="20"/>
        </w:rPr>
        <w:tab/>
        <w:t>»</w:t>
      </w:r>
      <w:bookmarkEnd w:id="150"/>
      <w:bookmarkEnd w:id="151"/>
      <w:bookmarkEnd w:id="152"/>
      <w:bookmarkEnd w:id="153"/>
    </w:p>
    <w:bookmarkEnd w:id="155"/>
    <w:p w14:paraId="00D4ADC0" w14:textId="77777777" w:rsidR="000A7E70" w:rsidRPr="000F0F23" w:rsidRDefault="000A7E70" w:rsidP="00943D87"/>
    <w:sectPr w:rsidR="000A7E70" w:rsidRPr="000F0F23" w:rsidSect="00ED664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Venning-Slater, Paul" w:date="2026-06-22T12:21:00Z" w:initials="PV">
    <w:p w14:paraId="38FC7E45" w14:textId="77777777" w:rsidR="00AC09E8" w:rsidRDefault="00AC09E8" w:rsidP="00AC09E8">
      <w:pPr>
        <w:pStyle w:val="CommentText"/>
      </w:pPr>
      <w:r>
        <w:rPr>
          <w:rStyle w:val="CommentReference"/>
        </w:rPr>
        <w:annotationRef/>
      </w:r>
      <w:r>
        <w:rPr>
          <w:lang w:val="en-NZ"/>
        </w:rPr>
        <w:t>Is there more than 2 interfaces? If not, this statement implies there are more than 2 but the two described are the ones that are mainly used. Please confirm.</w:t>
      </w:r>
    </w:p>
  </w:comment>
  <w:comment w:id="43" w:author="Kunnel Vijayan, Thushara" w:date="2026-06-22T10:09:00Z" w:initials="TK">
    <w:p w14:paraId="617AF88E" w14:textId="77777777" w:rsidR="008F60C6" w:rsidRDefault="00EE6ED0" w:rsidP="008F60C6">
      <w:pPr>
        <w:pStyle w:val="CommentText"/>
      </w:pPr>
      <w:r>
        <w:rPr>
          <w:rStyle w:val="CommentReference"/>
        </w:rPr>
        <w:annotationRef/>
      </w:r>
      <w:r w:rsidR="008F60C6">
        <w:t>The intent was to refer to the two primary user-facing interfaces in Tempo: the main Tempo UI and Tempo Admin. While the codebase also contains supporting utilities and device-specific tools, these are not considered primary user-facing interfaces.</w:t>
      </w:r>
    </w:p>
  </w:comment>
  <w:comment w:id="44" w:author="Venning-Slater, Paul" w:date="2026-06-25T15:43:00Z" w:initials="PV">
    <w:p w14:paraId="7DE5A579" w14:textId="77777777" w:rsidR="0092726A" w:rsidRDefault="0092726A" w:rsidP="0092726A">
      <w:pPr>
        <w:pStyle w:val="CommentText"/>
      </w:pPr>
      <w:r>
        <w:rPr>
          <w:rStyle w:val="CommentReference"/>
        </w:rPr>
        <w:annotationRef/>
      </w:r>
      <w:r>
        <w:rPr>
          <w:lang w:val="en-NZ"/>
        </w:rPr>
        <w:t>Understood but I need to know all interfaces, not just the customer facing ones. Feel free to differentiate them here (i.e., these are the customer facing interfaces and these ones are not) but I need all info please.</w:t>
      </w:r>
    </w:p>
  </w:comment>
  <w:comment w:id="45" w:author="Kunnel Vijayan, Thushara" w:date="2026-06-29T11:00:00Z" w:initials="TK">
    <w:p w14:paraId="3EE8F390" w14:textId="77777777" w:rsidR="00C569FD" w:rsidRDefault="00C569FD" w:rsidP="00C569FD">
      <w:pPr>
        <w:pStyle w:val="CommentText"/>
      </w:pPr>
      <w:r>
        <w:rPr>
          <w:rStyle w:val="CommentReference"/>
        </w:rPr>
        <w:annotationRef/>
      </w:r>
      <w:r>
        <w:t>Added</w:t>
      </w:r>
    </w:p>
  </w:comment>
  <w:comment w:id="46" w:author="Kunnel Vijayan, Thushara" w:date="2026-08-03T09:37:00Z" w:initials="TK">
    <w:p w14:paraId="0CF1E692" w14:textId="77777777" w:rsidR="000C719B" w:rsidRDefault="000C719B" w:rsidP="000C719B">
      <w:pPr>
        <w:pStyle w:val="CommentText"/>
      </w:pPr>
      <w:r>
        <w:rPr>
          <w:rStyle w:val="CommentReference"/>
        </w:rPr>
        <w:annotationRef/>
      </w:r>
      <w:r>
        <w:t>Added details.</w:t>
      </w:r>
    </w:p>
  </w:comment>
  <w:comment w:id="49" w:author="Venning-Slater, Paul" w:date="2026-06-22T13:00:00Z" w:initials="PV">
    <w:p w14:paraId="630F2239" w14:textId="77777777" w:rsidR="00206E90" w:rsidRDefault="00206E90" w:rsidP="00206E90">
      <w:pPr>
        <w:pStyle w:val="CommentText"/>
      </w:pPr>
      <w:r>
        <w:rPr>
          <w:rStyle w:val="CommentReference"/>
        </w:rPr>
        <w:annotationRef/>
      </w:r>
      <w:r>
        <w:rPr>
          <w:lang w:val="en-NZ"/>
        </w:rPr>
        <w:t>Please provide a figure reference to describe which diagram this is.</w:t>
      </w:r>
    </w:p>
  </w:comment>
  <w:comment w:id="50" w:author="Kunnel Vijayan, Thushara" w:date="2026-06-22T10:25:00Z" w:initials="TK">
    <w:p w14:paraId="76278DBB" w14:textId="77777777" w:rsidR="00454341" w:rsidRDefault="00454341" w:rsidP="00454341">
      <w:pPr>
        <w:pStyle w:val="CommentText"/>
      </w:pPr>
      <w:r>
        <w:rPr>
          <w:rStyle w:val="CommentReference"/>
        </w:rPr>
        <w:annotationRef/>
      </w:r>
      <w:r>
        <w:t>Added</w:t>
      </w:r>
    </w:p>
  </w:comment>
  <w:comment w:id="53" w:author="Venning-Slater, Paul" w:date="2026-06-22T13:01:00Z" w:initials="PV">
    <w:p w14:paraId="28711293" w14:textId="77777777" w:rsidR="00206E90" w:rsidRDefault="00206E90" w:rsidP="00206E90">
      <w:pPr>
        <w:pStyle w:val="CommentText"/>
      </w:pPr>
      <w:r>
        <w:rPr>
          <w:rStyle w:val="CommentReference"/>
        </w:rPr>
        <w:annotationRef/>
      </w:r>
      <w:r>
        <w:rPr>
          <w:lang w:val="en-NZ"/>
        </w:rPr>
        <w:t>Please provide a figure reference describing which diagram this is.</w:t>
      </w:r>
    </w:p>
  </w:comment>
  <w:comment w:id="54" w:author="Kunnel Vijayan, Thushara" w:date="2026-06-22T10:25:00Z" w:initials="TK">
    <w:p w14:paraId="7019C6EC" w14:textId="77777777" w:rsidR="00454341" w:rsidRDefault="00454341" w:rsidP="00454341">
      <w:pPr>
        <w:pStyle w:val="CommentText"/>
      </w:pPr>
      <w:r>
        <w:rPr>
          <w:rStyle w:val="CommentReference"/>
        </w:rPr>
        <w:annotationRef/>
      </w:r>
      <w:r>
        <w:t>Added</w:t>
      </w:r>
    </w:p>
  </w:comment>
  <w:comment w:id="55" w:author="Venning-Slater, Paul" w:date="2026-06-22T13:01:00Z" w:initials="PV">
    <w:p w14:paraId="23A1D9AE" w14:textId="52E08629" w:rsidR="00206E90" w:rsidRDefault="00206E90" w:rsidP="00206E90">
      <w:pPr>
        <w:pStyle w:val="CommentText"/>
      </w:pPr>
      <w:r>
        <w:rPr>
          <w:rStyle w:val="CommentReference"/>
        </w:rPr>
        <w:annotationRef/>
      </w:r>
      <w:r>
        <w:rPr>
          <w:lang w:val="en-NZ"/>
        </w:rPr>
        <w:t>Please provide a figure reference describing which diagram this is.</w:t>
      </w:r>
    </w:p>
  </w:comment>
  <w:comment w:id="56" w:author="Kunnel Vijayan, Thushara" w:date="2026-06-22T10:37:00Z" w:initials="TK">
    <w:p w14:paraId="55A5DD18" w14:textId="77777777" w:rsidR="00B70741" w:rsidRDefault="00B70741" w:rsidP="00B70741">
      <w:pPr>
        <w:pStyle w:val="CommentText"/>
      </w:pPr>
      <w:r>
        <w:rPr>
          <w:rStyle w:val="CommentReference"/>
        </w:rPr>
        <w:annotationRef/>
      </w:r>
      <w:r>
        <w:t>Added</w:t>
      </w:r>
    </w:p>
  </w:comment>
  <w:comment w:id="57" w:author="Venning-Slater, Paul" w:date="2026-06-22T13:02:00Z" w:initials="PV">
    <w:p w14:paraId="0A87BF65" w14:textId="77777777" w:rsidR="00206E90" w:rsidRDefault="00206E90" w:rsidP="00206E90">
      <w:pPr>
        <w:pStyle w:val="CommentText"/>
      </w:pPr>
      <w:r>
        <w:rPr>
          <w:rStyle w:val="CommentReference"/>
        </w:rPr>
        <w:annotationRef/>
      </w:r>
      <w:r>
        <w:rPr>
          <w:lang w:val="en-NZ"/>
        </w:rPr>
        <w:t>Please provide a figure reference describing which diagram this is.</w:t>
      </w:r>
    </w:p>
  </w:comment>
  <w:comment w:id="58" w:author="Kunnel Vijayan, Thushara" w:date="2026-06-22T10:37:00Z" w:initials="TK">
    <w:p w14:paraId="5FF819BE" w14:textId="77777777" w:rsidR="00B70741" w:rsidRDefault="00B70741" w:rsidP="00B70741">
      <w:pPr>
        <w:pStyle w:val="CommentText"/>
      </w:pPr>
      <w:r>
        <w:rPr>
          <w:rStyle w:val="CommentReference"/>
        </w:rPr>
        <w:annotationRef/>
      </w:r>
      <w:r>
        <w:t>Added</w:t>
      </w:r>
    </w:p>
  </w:comment>
  <w:comment w:id="59" w:author="Venning-Slater, Paul" w:date="2026-06-22T13:02:00Z" w:initials="PV">
    <w:p w14:paraId="69FC3A10" w14:textId="77777777" w:rsidR="00206E90" w:rsidRDefault="00206E90" w:rsidP="00206E90">
      <w:pPr>
        <w:pStyle w:val="CommentText"/>
      </w:pPr>
      <w:r>
        <w:rPr>
          <w:rStyle w:val="CommentReference"/>
        </w:rPr>
        <w:annotationRef/>
      </w:r>
      <w:r>
        <w:rPr>
          <w:lang w:val="en-NZ"/>
        </w:rPr>
        <w:t>Please provide a figure reference describing which diagram this is.</w:t>
      </w:r>
    </w:p>
  </w:comment>
  <w:comment w:id="60" w:author="Kunnel Vijayan, Thushara" w:date="2026-06-22T10:37:00Z" w:initials="TK">
    <w:p w14:paraId="7181B7ED" w14:textId="77777777" w:rsidR="00B70741" w:rsidRDefault="00B70741" w:rsidP="00B70741">
      <w:pPr>
        <w:pStyle w:val="CommentText"/>
      </w:pPr>
      <w:r>
        <w:rPr>
          <w:rStyle w:val="CommentReference"/>
        </w:rPr>
        <w:annotationRef/>
      </w:r>
      <w:r>
        <w:t>Added</w:t>
      </w:r>
    </w:p>
  </w:comment>
  <w:comment w:id="63" w:author="Venning-Slater, Paul" w:date="2026-06-22T13:04:00Z" w:initials="PV">
    <w:p w14:paraId="28B260C4" w14:textId="4A1A6522" w:rsidR="00206E90" w:rsidRDefault="00206E90" w:rsidP="00206E90">
      <w:pPr>
        <w:pStyle w:val="CommentText"/>
      </w:pPr>
      <w:r>
        <w:rPr>
          <w:rStyle w:val="CommentReference"/>
        </w:rPr>
        <w:annotationRef/>
      </w:r>
      <w:r>
        <w:rPr>
          <w:lang w:val="en-NZ"/>
        </w:rPr>
        <w:t>Figure reference please.</w:t>
      </w:r>
    </w:p>
  </w:comment>
  <w:comment w:id="64" w:author="Kunnel Vijayan, Thushara" w:date="2026-06-22T10:43:00Z" w:initials="TK">
    <w:p w14:paraId="0E0211E0" w14:textId="77777777" w:rsidR="00DE701C" w:rsidRDefault="00DE701C" w:rsidP="00DE701C">
      <w:pPr>
        <w:pStyle w:val="CommentText"/>
      </w:pPr>
      <w:r>
        <w:rPr>
          <w:rStyle w:val="CommentReference"/>
        </w:rPr>
        <w:annotationRef/>
      </w:r>
      <w:r>
        <w:t>Added</w:t>
      </w:r>
    </w:p>
  </w:comment>
  <w:comment w:id="66" w:author="Venning-Slater, Paul" w:date="2026-06-22T13:04:00Z" w:initials="PV">
    <w:p w14:paraId="3B8201D8" w14:textId="3FA0D197" w:rsidR="00206E90" w:rsidRDefault="00206E90" w:rsidP="00206E90">
      <w:pPr>
        <w:pStyle w:val="CommentText"/>
      </w:pPr>
      <w:r>
        <w:rPr>
          <w:rStyle w:val="CommentReference"/>
        </w:rPr>
        <w:annotationRef/>
      </w:r>
      <w:r>
        <w:rPr>
          <w:lang w:val="en-NZ"/>
        </w:rPr>
        <w:t>Figure reference please.</w:t>
      </w:r>
    </w:p>
  </w:comment>
  <w:comment w:id="67" w:author="Kunnel Vijayan, Thushara" w:date="2026-06-22T10:46:00Z" w:initials="TK">
    <w:p w14:paraId="74355B3F" w14:textId="77777777" w:rsidR="00CB0B78" w:rsidRDefault="00CB0B78" w:rsidP="00CB0B78">
      <w:pPr>
        <w:pStyle w:val="CommentText"/>
      </w:pPr>
      <w:r>
        <w:rPr>
          <w:rStyle w:val="CommentReference"/>
        </w:rPr>
        <w:annotationRef/>
      </w:r>
      <w:r>
        <w:t>Added</w:t>
      </w:r>
    </w:p>
  </w:comment>
  <w:comment w:id="76" w:author="Venning-Slater, Paul" w:date="2026-06-22T13:27:00Z" w:initials="PV">
    <w:p w14:paraId="7E49A335" w14:textId="5B9C193A" w:rsidR="00C3784B" w:rsidRDefault="00484879" w:rsidP="00C3784B">
      <w:pPr>
        <w:pStyle w:val="CommentText"/>
      </w:pPr>
      <w:r>
        <w:rPr>
          <w:rStyle w:val="CommentReference"/>
        </w:rPr>
        <w:annotationRef/>
      </w:r>
      <w:r w:rsidR="00C3784B">
        <w:rPr>
          <w:lang w:val="en-NZ"/>
        </w:rPr>
        <w:t>Where will the documentation be stored? This statement is fine but it needs additional information.</w:t>
      </w:r>
    </w:p>
  </w:comment>
  <w:comment w:id="77" w:author="Kunnel Vijayan, Thushara" w:date="2026-06-22T10:50:00Z" w:initials="TK">
    <w:p w14:paraId="7098BBE0" w14:textId="77777777" w:rsidR="00C11B7A" w:rsidRDefault="00C11B7A" w:rsidP="00C11B7A">
      <w:pPr>
        <w:pStyle w:val="CommentText"/>
      </w:pPr>
      <w:r>
        <w:rPr>
          <w:rStyle w:val="CommentReference"/>
        </w:rPr>
        <w:annotationRef/>
      </w:r>
      <w:r>
        <w:t>Modified</w:t>
      </w:r>
    </w:p>
  </w:comment>
  <w:comment w:id="89" w:author="Venning-Slater, Paul" w:date="2026-06-22T15:22:00Z" w:initials="PV">
    <w:p w14:paraId="6BFD6B4D" w14:textId="77777777" w:rsidR="00231C96" w:rsidRDefault="004441E7" w:rsidP="00231C96">
      <w:pPr>
        <w:pStyle w:val="CommentText"/>
      </w:pPr>
      <w:r>
        <w:rPr>
          <w:rStyle w:val="CommentReference"/>
        </w:rPr>
        <w:annotationRef/>
      </w:r>
      <w:r w:rsidR="00231C96">
        <w:rPr>
          <w:lang w:val="en-NZ"/>
        </w:rPr>
        <w:t>What about GLB-QS-WI-0183 Coordinated Vulnerability Disclosure? Where does this feature? I know it’s also mentioned further down in Incident Response and Coordinated Vulnerability Disclosure, but it should also be called out here as not all CVD inputs result from an incident.</w:t>
      </w:r>
    </w:p>
  </w:comment>
  <w:comment w:id="90" w:author="Kunnel Vijayan, Thushara" w:date="2026-06-22T14:22:00Z" w:initials="TK">
    <w:p w14:paraId="0AE7848E" w14:textId="77777777" w:rsidR="00082CD3" w:rsidRDefault="00082CD3" w:rsidP="00082CD3">
      <w:pPr>
        <w:pStyle w:val="CommentText"/>
      </w:pPr>
      <w:r>
        <w:rPr>
          <w:rStyle w:val="CommentReference"/>
        </w:rPr>
        <w:annotationRef/>
      </w:r>
      <w:r>
        <w:t>Addressed</w:t>
      </w:r>
    </w:p>
  </w:comment>
  <w:comment w:id="93" w:author="Venning-Slater, Paul" w:date="2026-06-22T15:24:00Z" w:initials="PV">
    <w:p w14:paraId="7B60A450" w14:textId="17664EAD" w:rsidR="004441E7" w:rsidRDefault="004441E7" w:rsidP="004441E7">
      <w:pPr>
        <w:pStyle w:val="CommentText"/>
      </w:pPr>
      <w:r>
        <w:rPr>
          <w:rStyle w:val="CommentReference"/>
        </w:rPr>
        <w:annotationRef/>
      </w:r>
      <w:r>
        <w:rPr>
          <w:lang w:val="en-NZ"/>
        </w:rPr>
        <w:t>Needs document ID please.</w:t>
      </w:r>
    </w:p>
  </w:comment>
  <w:comment w:id="94" w:author="Kunnel Vijayan, Thushara" w:date="2026-06-22T12:27:00Z" w:initials="TK">
    <w:p w14:paraId="449D13A6" w14:textId="77777777" w:rsidR="00E45397" w:rsidRDefault="00E45397" w:rsidP="00E45397">
      <w:pPr>
        <w:pStyle w:val="CommentText"/>
      </w:pPr>
      <w:r>
        <w:rPr>
          <w:rStyle w:val="CommentReference"/>
        </w:rPr>
        <w:annotationRef/>
      </w:r>
      <w:r>
        <w:t>We are not maintaining any document ID, that’s why mentioned report name.</w:t>
      </w:r>
    </w:p>
  </w:comment>
  <w:comment w:id="95" w:author="Venning-Slater, Paul" w:date="2026-06-25T15:51:00Z" w:initials="PV">
    <w:p w14:paraId="67167BAC" w14:textId="77777777" w:rsidR="0092726A" w:rsidRDefault="0092726A" w:rsidP="0092726A">
      <w:pPr>
        <w:pStyle w:val="CommentText"/>
      </w:pPr>
      <w:r>
        <w:rPr>
          <w:rStyle w:val="CommentReference"/>
        </w:rPr>
        <w:annotationRef/>
      </w:r>
      <w:r>
        <w:rPr>
          <w:lang w:val="en-NZ"/>
        </w:rPr>
        <w:t>Understood but I cannot approve even this plan without a document ID. I can see that the project ID is LH6525. Please allocate ID’s for the plan and risk management report.</w:t>
      </w:r>
    </w:p>
  </w:comment>
  <w:comment w:id="96" w:author="Kunnel Vijayan, Thushara" w:date="2026-07-27T10:17:00Z" w:initials="TK">
    <w:p w14:paraId="47E243B7" w14:textId="77777777" w:rsidR="005E2962" w:rsidRDefault="005E2962" w:rsidP="005E2962">
      <w:pPr>
        <w:pStyle w:val="CommentText"/>
      </w:pPr>
      <w:r>
        <w:rPr>
          <w:rStyle w:val="CommentReference"/>
        </w:rPr>
        <w:annotationRef/>
      </w:r>
      <w:r>
        <w:t>The same name will be used during the tempo documentation.</w:t>
      </w:r>
    </w:p>
  </w:comment>
  <w:comment w:id="97" w:author="Kunnel Vijayan, Thushara" w:date="2026-08-03T09:38:00Z" w:initials="TK">
    <w:p w14:paraId="75341943" w14:textId="77777777" w:rsidR="0020666F" w:rsidRDefault="0020666F" w:rsidP="0020666F">
      <w:pPr>
        <w:pStyle w:val="CommentText"/>
      </w:pPr>
      <w:r>
        <w:rPr>
          <w:rStyle w:val="CommentReference"/>
        </w:rPr>
        <w:annotationRef/>
      </w:r>
      <w:r>
        <w:t>As discussed with the quality team, ASG is not maintaining a document number, and unique searchable name should be good.</w:t>
      </w:r>
    </w:p>
  </w:comment>
  <w:comment w:id="132" w:author="Venning-Slater, Paul" w:date="2026-06-22T16:17:00Z" w:initials="PV">
    <w:p w14:paraId="1C0CA33E" w14:textId="77777777" w:rsidR="00231C96" w:rsidRDefault="00231C96" w:rsidP="00231C96">
      <w:pPr>
        <w:pStyle w:val="CommentText"/>
      </w:pPr>
      <w:r>
        <w:rPr>
          <w:rStyle w:val="CommentReference"/>
        </w:rPr>
        <w:annotationRef/>
      </w:r>
      <w:r>
        <w:rPr>
          <w:lang w:val="en-NZ"/>
        </w:rPr>
        <w:t>These need some indication of when we’ll likely expect a fix to be implemented. This can be in the JIRA, but it does need to be recorded somewhere.</w:t>
      </w:r>
    </w:p>
  </w:comment>
  <w:comment w:id="133" w:author="Kunnel Vijayan, Thushara" w:date="2026-06-23T17:15:00Z" w:initials="TK">
    <w:p w14:paraId="3F40AEE5" w14:textId="77777777" w:rsidR="0015369B" w:rsidRDefault="0015369B" w:rsidP="0015369B">
      <w:pPr>
        <w:pStyle w:val="CommentText"/>
      </w:pPr>
      <w:r>
        <w:rPr>
          <w:rStyle w:val="CommentReference"/>
        </w:rPr>
        <w:annotationRef/>
      </w:r>
      <w:r>
        <w:t>I have informed Ryan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C7E45" w15:done="1"/>
  <w15:commentEx w15:paraId="617AF88E" w15:paraIdParent="38FC7E45" w15:done="1"/>
  <w15:commentEx w15:paraId="7DE5A579" w15:paraIdParent="38FC7E45" w15:done="1"/>
  <w15:commentEx w15:paraId="3EE8F390" w15:paraIdParent="38FC7E45" w15:done="1"/>
  <w15:commentEx w15:paraId="0CF1E692" w15:paraIdParent="38FC7E45" w15:done="1"/>
  <w15:commentEx w15:paraId="630F2239" w15:done="1"/>
  <w15:commentEx w15:paraId="76278DBB" w15:paraIdParent="630F2239" w15:done="1"/>
  <w15:commentEx w15:paraId="28711293" w15:done="1"/>
  <w15:commentEx w15:paraId="7019C6EC" w15:paraIdParent="28711293" w15:done="1"/>
  <w15:commentEx w15:paraId="23A1D9AE" w15:done="1"/>
  <w15:commentEx w15:paraId="55A5DD18" w15:paraIdParent="23A1D9AE" w15:done="1"/>
  <w15:commentEx w15:paraId="0A87BF65" w15:done="1"/>
  <w15:commentEx w15:paraId="5FF819BE" w15:paraIdParent="0A87BF65" w15:done="1"/>
  <w15:commentEx w15:paraId="69FC3A10" w15:done="1"/>
  <w15:commentEx w15:paraId="7181B7ED" w15:paraIdParent="69FC3A10" w15:done="1"/>
  <w15:commentEx w15:paraId="28B260C4" w15:done="1"/>
  <w15:commentEx w15:paraId="0E0211E0" w15:paraIdParent="28B260C4" w15:done="1"/>
  <w15:commentEx w15:paraId="3B8201D8" w15:done="1"/>
  <w15:commentEx w15:paraId="74355B3F" w15:paraIdParent="3B8201D8" w15:done="1"/>
  <w15:commentEx w15:paraId="7E49A335" w15:done="1"/>
  <w15:commentEx w15:paraId="7098BBE0" w15:paraIdParent="7E49A335" w15:done="1"/>
  <w15:commentEx w15:paraId="6BFD6B4D" w15:done="1"/>
  <w15:commentEx w15:paraId="0AE7848E" w15:paraIdParent="6BFD6B4D" w15:done="1"/>
  <w15:commentEx w15:paraId="7B60A450" w15:done="1"/>
  <w15:commentEx w15:paraId="449D13A6" w15:paraIdParent="7B60A450" w15:done="1"/>
  <w15:commentEx w15:paraId="67167BAC" w15:paraIdParent="7B60A450" w15:done="1"/>
  <w15:commentEx w15:paraId="47E243B7" w15:paraIdParent="7B60A450" w15:done="1"/>
  <w15:commentEx w15:paraId="75341943" w15:paraIdParent="7B60A450" w15:done="1"/>
  <w15:commentEx w15:paraId="1C0CA33E" w15:done="1"/>
  <w15:commentEx w15:paraId="3F40AEE5" w15:paraIdParent="1C0CA33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414067" w16cex:dateUtc="2026-06-22T00:21:00Z"/>
  <w16cex:commentExtensible w16cex:durableId="205530A9" w16cex:dateUtc="2026-06-22T04:39:00Z"/>
  <w16cex:commentExtensible w16cex:durableId="3820ED45" w16cex:dateUtc="2026-06-25T03:43:00Z"/>
  <w16cex:commentExtensible w16cex:durableId="63F5E797" w16cex:dateUtc="2026-06-29T05:30:00Z"/>
  <w16cex:commentExtensible w16cex:durableId="3806E6B0" w16cex:dateUtc="2026-08-03T04:07:00Z"/>
  <w16cex:commentExtensible w16cex:durableId="0C89B3C6" w16cex:dateUtc="2026-06-22T01:00:00Z"/>
  <w16cex:commentExtensible w16cex:durableId="0C055380" w16cex:dateUtc="2026-06-22T04:55:00Z"/>
  <w16cex:commentExtensible w16cex:durableId="5D7373FC" w16cex:dateUtc="2026-06-22T01:01:00Z"/>
  <w16cex:commentExtensible w16cex:durableId="2E0A3A0B" w16cex:dateUtc="2026-06-22T04:55:00Z"/>
  <w16cex:commentExtensible w16cex:durableId="5A6F4975" w16cex:dateUtc="2026-06-22T01:01:00Z"/>
  <w16cex:commentExtensible w16cex:durableId="0AF76E44" w16cex:dateUtc="2026-06-22T05:07:00Z"/>
  <w16cex:commentExtensible w16cex:durableId="401032B4" w16cex:dateUtc="2026-06-22T01:02:00Z"/>
  <w16cex:commentExtensible w16cex:durableId="5AEA2F3D" w16cex:dateUtc="2026-06-22T05:07:00Z"/>
  <w16cex:commentExtensible w16cex:durableId="7DBA0C10" w16cex:dateUtc="2026-06-22T01:02:00Z"/>
  <w16cex:commentExtensible w16cex:durableId="7CB0AFCE" w16cex:dateUtc="2026-06-22T05:07:00Z"/>
  <w16cex:commentExtensible w16cex:durableId="6C987553" w16cex:dateUtc="2026-06-22T01:04:00Z"/>
  <w16cex:commentExtensible w16cex:durableId="3EE6A6D7" w16cex:dateUtc="2026-06-22T05:13:00Z"/>
  <w16cex:commentExtensible w16cex:durableId="1AA83AFB" w16cex:dateUtc="2026-06-22T01:04:00Z"/>
  <w16cex:commentExtensible w16cex:durableId="6F7041C8" w16cex:dateUtc="2026-06-22T05:16:00Z"/>
  <w16cex:commentExtensible w16cex:durableId="3618C0B6" w16cex:dateUtc="2026-06-22T01:27:00Z"/>
  <w16cex:commentExtensible w16cex:durableId="21F6A34E" w16cex:dateUtc="2026-06-22T05:20:00Z"/>
  <w16cex:commentExtensible w16cex:durableId="36C5FFFA" w16cex:dateUtc="2026-06-22T03:22:00Z"/>
  <w16cex:commentExtensible w16cex:durableId="0BBA0A0C" w16cex:dateUtc="2026-06-22T08:52:00Z"/>
  <w16cex:commentExtensible w16cex:durableId="05096966" w16cex:dateUtc="2026-06-22T03:24:00Z"/>
  <w16cex:commentExtensible w16cex:durableId="7866E2F3" w16cex:dateUtc="2026-06-22T06:57:00Z"/>
  <w16cex:commentExtensible w16cex:durableId="733F036C" w16cex:dateUtc="2026-06-25T03:51:00Z"/>
  <w16cex:commentExtensible w16cex:durableId="315D7A2A" w16cex:dateUtc="2026-07-27T04:47:00Z"/>
  <w16cex:commentExtensible w16cex:durableId="5DC099BF" w16cex:dateUtc="2026-08-03T04:08:00Z"/>
  <w16cex:commentExtensible w16cex:durableId="39DCA2E8" w16cex:dateUtc="2026-06-22T04:17:00Z"/>
  <w16cex:commentExtensible w16cex:durableId="17AE516B" w16cex:dateUtc="2026-06-23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C7E45" w16cid:durableId="68414067"/>
  <w16cid:commentId w16cid:paraId="617AF88E" w16cid:durableId="205530A9"/>
  <w16cid:commentId w16cid:paraId="7DE5A579" w16cid:durableId="3820ED45"/>
  <w16cid:commentId w16cid:paraId="3EE8F390" w16cid:durableId="63F5E797"/>
  <w16cid:commentId w16cid:paraId="0CF1E692" w16cid:durableId="3806E6B0"/>
  <w16cid:commentId w16cid:paraId="630F2239" w16cid:durableId="0C89B3C6"/>
  <w16cid:commentId w16cid:paraId="76278DBB" w16cid:durableId="0C055380"/>
  <w16cid:commentId w16cid:paraId="28711293" w16cid:durableId="5D7373FC"/>
  <w16cid:commentId w16cid:paraId="7019C6EC" w16cid:durableId="2E0A3A0B"/>
  <w16cid:commentId w16cid:paraId="23A1D9AE" w16cid:durableId="5A6F4975"/>
  <w16cid:commentId w16cid:paraId="55A5DD18" w16cid:durableId="0AF76E44"/>
  <w16cid:commentId w16cid:paraId="0A87BF65" w16cid:durableId="401032B4"/>
  <w16cid:commentId w16cid:paraId="5FF819BE" w16cid:durableId="5AEA2F3D"/>
  <w16cid:commentId w16cid:paraId="69FC3A10" w16cid:durableId="7DBA0C10"/>
  <w16cid:commentId w16cid:paraId="7181B7ED" w16cid:durableId="7CB0AFCE"/>
  <w16cid:commentId w16cid:paraId="28B260C4" w16cid:durableId="6C987553"/>
  <w16cid:commentId w16cid:paraId="0E0211E0" w16cid:durableId="3EE6A6D7"/>
  <w16cid:commentId w16cid:paraId="3B8201D8" w16cid:durableId="1AA83AFB"/>
  <w16cid:commentId w16cid:paraId="74355B3F" w16cid:durableId="6F7041C8"/>
  <w16cid:commentId w16cid:paraId="7E49A335" w16cid:durableId="3618C0B6"/>
  <w16cid:commentId w16cid:paraId="7098BBE0" w16cid:durableId="21F6A34E"/>
  <w16cid:commentId w16cid:paraId="6BFD6B4D" w16cid:durableId="36C5FFFA"/>
  <w16cid:commentId w16cid:paraId="0AE7848E" w16cid:durableId="0BBA0A0C"/>
  <w16cid:commentId w16cid:paraId="7B60A450" w16cid:durableId="05096966"/>
  <w16cid:commentId w16cid:paraId="449D13A6" w16cid:durableId="7866E2F3"/>
  <w16cid:commentId w16cid:paraId="67167BAC" w16cid:durableId="733F036C"/>
  <w16cid:commentId w16cid:paraId="47E243B7" w16cid:durableId="315D7A2A"/>
  <w16cid:commentId w16cid:paraId="75341943" w16cid:durableId="5DC099BF"/>
  <w16cid:commentId w16cid:paraId="1C0CA33E" w16cid:durableId="39DCA2E8"/>
  <w16cid:commentId w16cid:paraId="3F40AEE5" w16cid:durableId="17AE51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DCC70" w14:textId="77777777" w:rsidR="003F7367" w:rsidRDefault="003F7367" w:rsidP="008E3EF3">
      <w:pPr>
        <w:spacing w:after="0"/>
      </w:pPr>
      <w:r>
        <w:separator/>
      </w:r>
    </w:p>
  </w:endnote>
  <w:endnote w:type="continuationSeparator" w:id="0">
    <w:p w14:paraId="7B1DED8A" w14:textId="77777777" w:rsidR="003F7367" w:rsidRDefault="003F7367" w:rsidP="008E3EF3">
      <w:pPr>
        <w:spacing w:after="0"/>
      </w:pPr>
      <w:r>
        <w:continuationSeparator/>
      </w:r>
    </w:p>
  </w:endnote>
  <w:endnote w:type="continuationNotice" w:id="1">
    <w:p w14:paraId="0CF810AD" w14:textId="77777777" w:rsidR="003F7367" w:rsidRDefault="003F736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FB1A" w14:textId="77777777" w:rsidR="00093B47" w:rsidRPr="008917AD" w:rsidRDefault="006906E9">
    <w:pPr>
      <w:tabs>
        <w:tab w:val="center" w:pos="4320"/>
        <w:tab w:val="right" w:pos="8640"/>
      </w:tabs>
      <w:spacing w:after="0"/>
      <w:jc w:val="center"/>
      <w:rPr>
        <w:rFonts w:cs="Arial"/>
        <w:sz w:val="18"/>
        <w:szCs w:val="18"/>
        <w:lang w:eastAsia="ja-JP"/>
      </w:rPr>
    </w:pPr>
    <w:r>
      <w:rPr>
        <w:rFonts w:cs="Arial"/>
        <w:noProof/>
        <w:sz w:val="18"/>
        <w:szCs w:val="18"/>
        <w:lang w:eastAsia="ja-JP"/>
        <w14:ligatures w14:val="standardContextual"/>
      </w:rPr>
      <mc:AlternateContent>
        <mc:Choice Requires="wps">
          <w:drawing>
            <wp:anchor distT="0" distB="0" distL="114300" distR="114300" simplePos="0" relativeHeight="251655168" behindDoc="0" locked="0" layoutInCell="0" allowOverlap="1" wp14:anchorId="4C8B52EB" wp14:editId="217508CF">
              <wp:simplePos x="0" y="0"/>
              <wp:positionH relativeFrom="page">
                <wp:posOffset>0</wp:posOffset>
              </wp:positionH>
              <wp:positionV relativeFrom="page">
                <wp:posOffset>9594215</wp:posOffset>
              </wp:positionV>
              <wp:extent cx="7772400" cy="273050"/>
              <wp:effectExtent l="0" t="0" r="0" b="12700"/>
              <wp:wrapNone/>
              <wp:docPr id="1" name="MSIPCMb8a34a9d950e57413b7f5a18" descr="{&quot;HashCode&quot;:-144193401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E3B176" w14:textId="77777777" w:rsidR="006906E9" w:rsidRPr="006906E9" w:rsidRDefault="006906E9" w:rsidP="006906E9">
                          <w:pPr>
                            <w:spacing w:after="0"/>
                            <w:jc w:val="center"/>
                            <w:rPr>
                              <w:rFonts w:ascii="Calibri" w:hAnsi="Calibri" w:cs="Calibri"/>
                              <w:color w:val="D89B2B"/>
                            </w:rPr>
                          </w:pPr>
                          <w:r w:rsidRPr="006906E9">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C8B52EB" id="_x0000_t202" coordsize="21600,21600" o:spt="202" path="m,l,21600r21600,l21600,xe">
              <v:stroke joinstyle="miter"/>
              <v:path gradientshapeok="t" o:connecttype="rect"/>
            </v:shapetype>
            <v:shape id="MSIPCMb8a34a9d950e57413b7f5a18" o:spid="_x0000_s1026" type="#_x0000_t202" alt="{&quot;HashCode&quot;:-1441934010,&quot;Height&quot;:792.0,&quot;Width&quot;:612.0,&quot;Placement&quot;:&quot;Footer&quot;,&quot;Index&quot;:&quot;Primary&quot;,&quot;Section&quot;:1,&quot;Top&quot;:0.0,&quot;Left&quot;:0.0}" style="position:absolute;left:0;text-align:left;margin-left:0;margin-top:755.45pt;width:612pt;height:21.5pt;z-index:25165516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0DE3B176" w14:textId="77777777" w:rsidR="006906E9" w:rsidRPr="006906E9" w:rsidRDefault="006906E9" w:rsidP="006906E9">
                    <w:pPr>
                      <w:spacing w:after="0"/>
                      <w:jc w:val="center"/>
                      <w:rPr>
                        <w:rFonts w:ascii="Calibri" w:hAnsi="Calibri" w:cs="Calibri"/>
                        <w:color w:val="D89B2B"/>
                      </w:rPr>
                    </w:pPr>
                    <w:r w:rsidRPr="006906E9">
                      <w:rPr>
                        <w:rFonts w:ascii="Calibri" w:hAnsi="Calibri" w:cs="Calibri"/>
                        <w:color w:val="D89B2B"/>
                      </w:rPr>
                      <w:t>Confidential - Company Proprietary</w:t>
                    </w:r>
                  </w:p>
                </w:txbxContent>
              </v:textbox>
              <w10:wrap anchorx="page" anchory="page"/>
            </v:shape>
          </w:pict>
        </mc:Fallback>
      </mc:AlternateContent>
    </w:r>
    <w:r w:rsidR="008E3EF3" w:rsidRPr="008917AD">
      <w:rPr>
        <w:rFonts w:cs="Arial"/>
        <w:sz w:val="18"/>
        <w:szCs w:val="18"/>
        <w:lang w:eastAsia="ja-JP"/>
      </w:rPr>
      <w:t xml:space="preserve">Page </w:t>
    </w:r>
    <w:r w:rsidR="008E3EF3" w:rsidRPr="008917AD">
      <w:rPr>
        <w:rFonts w:cs="Arial"/>
        <w:sz w:val="18"/>
        <w:szCs w:val="18"/>
        <w:lang w:eastAsia="ja-JP"/>
      </w:rPr>
      <w:fldChar w:fldCharType="begin"/>
    </w:r>
    <w:r w:rsidR="008E3EF3" w:rsidRPr="008917AD">
      <w:rPr>
        <w:rFonts w:cs="Arial"/>
        <w:sz w:val="18"/>
        <w:szCs w:val="18"/>
        <w:lang w:eastAsia="ja-JP"/>
      </w:rPr>
      <w:instrText xml:space="preserve"> PAGE </w:instrText>
    </w:r>
    <w:r w:rsidR="008E3EF3" w:rsidRPr="008917AD">
      <w:rPr>
        <w:rFonts w:cs="Arial"/>
        <w:sz w:val="18"/>
        <w:szCs w:val="18"/>
        <w:lang w:eastAsia="ja-JP"/>
      </w:rPr>
      <w:fldChar w:fldCharType="separate"/>
    </w:r>
    <w:r w:rsidR="008E3EF3">
      <w:rPr>
        <w:rFonts w:cs="Arial"/>
        <w:noProof/>
        <w:sz w:val="18"/>
        <w:szCs w:val="18"/>
        <w:lang w:eastAsia="ja-JP"/>
      </w:rPr>
      <w:t>17</w:t>
    </w:r>
    <w:r w:rsidR="008E3EF3" w:rsidRPr="008917AD">
      <w:rPr>
        <w:rFonts w:cs="Arial"/>
        <w:sz w:val="18"/>
        <w:szCs w:val="18"/>
        <w:lang w:eastAsia="ja-JP"/>
      </w:rPr>
      <w:fldChar w:fldCharType="end"/>
    </w:r>
    <w:r w:rsidR="008E3EF3" w:rsidRPr="008917AD">
      <w:rPr>
        <w:rFonts w:cs="Arial"/>
        <w:sz w:val="18"/>
        <w:szCs w:val="18"/>
        <w:lang w:eastAsia="ja-JP"/>
      </w:rPr>
      <w:t xml:space="preserve"> of </w:t>
    </w:r>
    <w:r w:rsidR="008E3EF3" w:rsidRPr="008917AD">
      <w:rPr>
        <w:rFonts w:cs="Arial"/>
        <w:sz w:val="18"/>
        <w:szCs w:val="18"/>
        <w:lang w:eastAsia="ja-JP"/>
      </w:rPr>
      <w:fldChar w:fldCharType="begin"/>
    </w:r>
    <w:r w:rsidR="008E3EF3" w:rsidRPr="008917AD">
      <w:rPr>
        <w:rFonts w:cs="Arial"/>
        <w:sz w:val="18"/>
        <w:szCs w:val="18"/>
        <w:lang w:eastAsia="ja-JP"/>
      </w:rPr>
      <w:instrText xml:space="preserve"> NUMPAGES </w:instrText>
    </w:r>
    <w:r w:rsidR="008E3EF3" w:rsidRPr="008917AD">
      <w:rPr>
        <w:rFonts w:cs="Arial"/>
        <w:sz w:val="18"/>
        <w:szCs w:val="18"/>
        <w:lang w:eastAsia="ja-JP"/>
      </w:rPr>
      <w:fldChar w:fldCharType="separate"/>
    </w:r>
    <w:r w:rsidR="008E3EF3">
      <w:rPr>
        <w:rFonts w:cs="Arial"/>
        <w:noProof/>
        <w:sz w:val="18"/>
        <w:szCs w:val="18"/>
        <w:lang w:eastAsia="ja-JP"/>
      </w:rPr>
      <w:t>17</w:t>
    </w:r>
    <w:r w:rsidR="008E3EF3" w:rsidRPr="008917AD">
      <w:rPr>
        <w:rFonts w:cs="Arial"/>
        <w:sz w:val="18"/>
        <w:szCs w:val="18"/>
        <w:lang w:eastAsia="ja-JP"/>
      </w:rPr>
      <w:fldChar w:fldCharType="end"/>
    </w:r>
  </w:p>
  <w:p w14:paraId="7435F1E1" w14:textId="77777777" w:rsidR="00093B47" w:rsidRPr="008917AD" w:rsidRDefault="008E3EF3">
    <w:pPr>
      <w:tabs>
        <w:tab w:val="center" w:pos="4320"/>
        <w:tab w:val="right" w:pos="8640"/>
      </w:tabs>
      <w:spacing w:after="0"/>
      <w:jc w:val="center"/>
      <w:rPr>
        <w:rFonts w:cs="Arial"/>
        <w:sz w:val="18"/>
        <w:szCs w:val="18"/>
        <w:lang w:eastAsia="ja-JP"/>
      </w:rPr>
    </w:pPr>
    <w:r w:rsidRPr="008917AD">
      <w:rPr>
        <w:rFonts w:cs="Arial"/>
        <w:sz w:val="18"/>
        <w:szCs w:val="18"/>
        <w:lang w:eastAsia="ja-JP"/>
      </w:rPr>
      <w:t>Confidential &amp; Proprietary to Beckman Coulter</w:t>
    </w:r>
  </w:p>
  <w:p w14:paraId="548D31FC" w14:textId="727E7B90" w:rsidR="00093B47" w:rsidRPr="008917AD" w:rsidRDefault="008E3EF3">
    <w:pPr>
      <w:tabs>
        <w:tab w:val="center" w:pos="4320"/>
        <w:tab w:val="right" w:pos="8640"/>
      </w:tabs>
      <w:spacing w:after="0"/>
      <w:jc w:val="center"/>
      <w:rPr>
        <w:rFonts w:cs="Arial"/>
        <w:sz w:val="18"/>
        <w:szCs w:val="18"/>
      </w:rPr>
    </w:pPr>
    <w:r>
      <w:rPr>
        <w:rFonts w:cs="Arial"/>
        <w:sz w:val="18"/>
        <w:szCs w:val="18"/>
        <w:lang w:eastAsia="ja-JP"/>
      </w:rPr>
      <w:t>C</w:t>
    </w:r>
    <w:r>
      <w:rPr>
        <w:sz w:val="18"/>
        <w:szCs w:val="18"/>
        <w:lang w:eastAsia="ja-JP"/>
      </w:rPr>
      <w:t>reated using GLB-QS-TMP-0</w:t>
    </w:r>
    <w:r w:rsidR="00F44D13">
      <w:rPr>
        <w:sz w:val="18"/>
        <w:szCs w:val="18"/>
        <w:lang w:eastAsia="ja-JP"/>
      </w:rPr>
      <w:t>175</w:t>
    </w:r>
    <w:r>
      <w:rPr>
        <w:sz w:val="18"/>
        <w:szCs w:val="18"/>
        <w:lang w:eastAsia="ja-JP"/>
      </w:rPr>
      <w:t xml:space="preserve">, revision </w:t>
    </w:r>
    <w:r w:rsidR="00DF75B4">
      <w:rPr>
        <w:sz w:val="18"/>
        <w:szCs w:val="18"/>
        <w:lang w:eastAsia="ja-JP"/>
      </w:rPr>
      <w:t>7</w:t>
    </w:r>
    <w:r w:rsidR="007D3D63">
      <w:rPr>
        <w:sz w:val="18"/>
        <w:szCs w:val="18"/>
        <w:lang w:eastAsia="ja-JP"/>
      </w:rPr>
      <w:t>.</w:t>
    </w:r>
    <w:r w:rsidR="0030203D">
      <w:rPr>
        <w:sz w:val="18"/>
        <w:szCs w:val="18"/>
        <w:lang w:eastAsia="ja-JP"/>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5681" w14:textId="77777777" w:rsidR="006E68A3" w:rsidRPr="008917AD" w:rsidRDefault="006E68A3" w:rsidP="006E68A3">
    <w:pPr>
      <w:tabs>
        <w:tab w:val="center" w:pos="4320"/>
        <w:tab w:val="right" w:pos="8640"/>
      </w:tabs>
      <w:spacing w:after="0"/>
      <w:jc w:val="center"/>
      <w:rPr>
        <w:rFonts w:cs="Arial"/>
        <w:sz w:val="18"/>
        <w:szCs w:val="18"/>
        <w:lang w:eastAsia="ja-JP"/>
      </w:rPr>
    </w:pPr>
    <w:r>
      <w:rPr>
        <w:rFonts w:cs="Arial"/>
        <w:noProof/>
        <w:sz w:val="18"/>
        <w:szCs w:val="18"/>
        <w:lang w:eastAsia="ja-JP"/>
        <w14:ligatures w14:val="standardContextual"/>
      </w:rPr>
      <mc:AlternateContent>
        <mc:Choice Requires="wps">
          <w:drawing>
            <wp:anchor distT="0" distB="0" distL="0" distR="0" simplePos="0" relativeHeight="251656192" behindDoc="0" locked="0" layoutInCell="1" allowOverlap="1" wp14:anchorId="3F57EB4D" wp14:editId="21DFA985">
              <wp:simplePos x="914400" y="9204385"/>
              <wp:positionH relativeFrom="page">
                <wp:align>center</wp:align>
              </wp:positionH>
              <wp:positionV relativeFrom="page">
                <wp:align>bottom</wp:align>
              </wp:positionV>
              <wp:extent cx="443865" cy="443865"/>
              <wp:effectExtent l="0" t="0" r="2540" b="0"/>
              <wp:wrapNone/>
              <wp:docPr id="510614328" name="Text Box 6"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1409C8" w14:textId="77777777" w:rsidR="006E68A3" w:rsidRPr="008E3EF3" w:rsidRDefault="006E68A3" w:rsidP="006E68A3">
                          <w:pPr>
                            <w:spacing w:after="0"/>
                            <w:rPr>
                              <w:rFonts w:ascii="Calibri" w:eastAsia="Calibri" w:hAnsi="Calibri" w:cs="Calibri"/>
                              <w:noProof/>
                              <w:color w:val="D89B2B"/>
                              <w:szCs w:val="20"/>
                            </w:rPr>
                          </w:pPr>
                          <w:r w:rsidRPr="008E3EF3">
                            <w:rPr>
                              <w:rFonts w:ascii="Calibri" w:eastAsia="Calibri" w:hAnsi="Calibri" w:cs="Calibri"/>
                              <w:noProof/>
                              <w:color w:val="D89B2B"/>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57EB4D" id="_x0000_t202" coordsize="21600,21600" o:spt="202" path="m,l,21600r21600,l21600,xe">
              <v:stroke joinstyle="miter"/>
              <v:path gradientshapeok="t" o:connecttype="rect"/>
            </v:shapetype>
            <v:shape id="Text Box 6" o:spid="_x0000_s1027" type="#_x0000_t202" alt="Confidential - Company Proprietary" style="position:absolute;left:0;text-align:left;margin-left:0;margin-top:0;width:34.95pt;height:34.95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91409C8" w14:textId="77777777" w:rsidR="006E68A3" w:rsidRPr="008E3EF3" w:rsidRDefault="006E68A3" w:rsidP="006E68A3">
                    <w:pPr>
                      <w:spacing w:after="0"/>
                      <w:rPr>
                        <w:rFonts w:ascii="Calibri" w:eastAsia="Calibri" w:hAnsi="Calibri" w:cs="Calibri"/>
                        <w:noProof/>
                        <w:color w:val="D89B2B"/>
                        <w:szCs w:val="20"/>
                      </w:rPr>
                    </w:pPr>
                    <w:r w:rsidRPr="008E3EF3">
                      <w:rPr>
                        <w:rFonts w:ascii="Calibri" w:eastAsia="Calibri" w:hAnsi="Calibri" w:cs="Calibri"/>
                        <w:noProof/>
                        <w:color w:val="D89B2B"/>
                        <w:szCs w:val="20"/>
                      </w:rPr>
                      <w:t>Confidential - Company Proprietary</w:t>
                    </w:r>
                  </w:p>
                </w:txbxContent>
              </v:textbox>
              <w10:wrap anchorx="page" anchory="page"/>
            </v:shape>
          </w:pict>
        </mc:Fallback>
      </mc:AlternateContent>
    </w:r>
    <w:r w:rsidRPr="008917AD">
      <w:rPr>
        <w:rFonts w:cs="Arial"/>
        <w:sz w:val="18"/>
        <w:szCs w:val="18"/>
        <w:lang w:eastAsia="ja-JP"/>
      </w:rPr>
      <w:t xml:space="preserve">Page </w:t>
    </w:r>
    <w:r w:rsidRPr="008917AD">
      <w:rPr>
        <w:rFonts w:cs="Arial"/>
        <w:sz w:val="18"/>
        <w:szCs w:val="18"/>
        <w:lang w:eastAsia="ja-JP"/>
      </w:rPr>
      <w:fldChar w:fldCharType="begin"/>
    </w:r>
    <w:r w:rsidRPr="008917AD">
      <w:rPr>
        <w:rFonts w:cs="Arial"/>
        <w:sz w:val="18"/>
        <w:szCs w:val="18"/>
        <w:lang w:eastAsia="ja-JP"/>
      </w:rPr>
      <w:instrText xml:space="preserve"> PAGE </w:instrText>
    </w:r>
    <w:r w:rsidRPr="008917AD">
      <w:rPr>
        <w:rFonts w:cs="Arial"/>
        <w:sz w:val="18"/>
        <w:szCs w:val="18"/>
        <w:lang w:eastAsia="ja-JP"/>
      </w:rPr>
      <w:fldChar w:fldCharType="separate"/>
    </w:r>
    <w:r>
      <w:rPr>
        <w:rFonts w:cs="Arial"/>
        <w:sz w:val="18"/>
        <w:szCs w:val="18"/>
        <w:lang w:eastAsia="ja-JP"/>
      </w:rPr>
      <w:t>2</w:t>
    </w:r>
    <w:r w:rsidRPr="008917AD">
      <w:rPr>
        <w:rFonts w:cs="Arial"/>
        <w:sz w:val="18"/>
        <w:szCs w:val="18"/>
        <w:lang w:eastAsia="ja-JP"/>
      </w:rPr>
      <w:fldChar w:fldCharType="end"/>
    </w:r>
    <w:r w:rsidRPr="008917AD">
      <w:rPr>
        <w:rFonts w:cs="Arial"/>
        <w:sz w:val="18"/>
        <w:szCs w:val="18"/>
        <w:lang w:eastAsia="ja-JP"/>
      </w:rPr>
      <w:t xml:space="preserve"> of </w:t>
    </w:r>
    <w:r w:rsidRPr="008917AD">
      <w:rPr>
        <w:rFonts w:cs="Arial"/>
        <w:sz w:val="18"/>
        <w:szCs w:val="18"/>
        <w:lang w:eastAsia="ja-JP"/>
      </w:rPr>
      <w:fldChar w:fldCharType="begin"/>
    </w:r>
    <w:r w:rsidRPr="008917AD">
      <w:rPr>
        <w:rFonts w:cs="Arial"/>
        <w:sz w:val="18"/>
        <w:szCs w:val="18"/>
        <w:lang w:eastAsia="ja-JP"/>
      </w:rPr>
      <w:instrText xml:space="preserve"> NUMPAGES </w:instrText>
    </w:r>
    <w:r w:rsidRPr="008917AD">
      <w:rPr>
        <w:rFonts w:cs="Arial"/>
        <w:sz w:val="18"/>
        <w:szCs w:val="18"/>
        <w:lang w:eastAsia="ja-JP"/>
      </w:rPr>
      <w:fldChar w:fldCharType="separate"/>
    </w:r>
    <w:r>
      <w:rPr>
        <w:rFonts w:cs="Arial"/>
        <w:sz w:val="18"/>
        <w:szCs w:val="18"/>
        <w:lang w:eastAsia="ja-JP"/>
      </w:rPr>
      <w:t>18</w:t>
    </w:r>
    <w:r w:rsidRPr="008917AD">
      <w:rPr>
        <w:rFonts w:cs="Arial"/>
        <w:sz w:val="18"/>
        <w:szCs w:val="18"/>
        <w:lang w:eastAsia="ja-JP"/>
      </w:rPr>
      <w:fldChar w:fldCharType="end"/>
    </w:r>
  </w:p>
  <w:p w14:paraId="6FC55386" w14:textId="77777777" w:rsidR="006E68A3" w:rsidRPr="008917AD" w:rsidRDefault="006E68A3" w:rsidP="006E68A3">
    <w:pPr>
      <w:tabs>
        <w:tab w:val="center" w:pos="4320"/>
        <w:tab w:val="right" w:pos="8640"/>
      </w:tabs>
      <w:spacing w:after="0"/>
      <w:jc w:val="center"/>
      <w:rPr>
        <w:rFonts w:cs="Arial"/>
        <w:sz w:val="18"/>
        <w:szCs w:val="18"/>
        <w:lang w:eastAsia="ja-JP"/>
      </w:rPr>
    </w:pPr>
    <w:r w:rsidRPr="008917AD">
      <w:rPr>
        <w:rFonts w:cs="Arial"/>
        <w:sz w:val="18"/>
        <w:szCs w:val="18"/>
        <w:lang w:eastAsia="ja-JP"/>
      </w:rPr>
      <w:t>Confidential &amp; Proprietary to Beckman Coulter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5B5A" w14:textId="77777777" w:rsidR="003F7367" w:rsidRDefault="003F7367" w:rsidP="008E3EF3">
      <w:pPr>
        <w:spacing w:after="0"/>
      </w:pPr>
      <w:r>
        <w:separator/>
      </w:r>
    </w:p>
  </w:footnote>
  <w:footnote w:type="continuationSeparator" w:id="0">
    <w:p w14:paraId="3B01CC24" w14:textId="77777777" w:rsidR="003F7367" w:rsidRDefault="003F7367" w:rsidP="008E3EF3">
      <w:pPr>
        <w:spacing w:after="0"/>
      </w:pPr>
      <w:r>
        <w:continuationSeparator/>
      </w:r>
    </w:p>
  </w:footnote>
  <w:footnote w:type="continuationNotice" w:id="1">
    <w:p w14:paraId="7F801844" w14:textId="77777777" w:rsidR="003F7367" w:rsidRDefault="003F736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CellMar>
        <w:left w:w="115" w:type="dxa"/>
        <w:right w:w="115" w:type="dxa"/>
      </w:tblCellMar>
      <w:tblLook w:val="04A0" w:firstRow="1" w:lastRow="0" w:firstColumn="1" w:lastColumn="0" w:noHBand="0" w:noVBand="1"/>
    </w:tblPr>
    <w:tblGrid>
      <w:gridCol w:w="1562"/>
      <w:gridCol w:w="5183"/>
      <w:gridCol w:w="2605"/>
    </w:tblGrid>
    <w:tr w:rsidR="00175DF9" w:rsidRPr="00B47206" w14:paraId="02C2EA82" w14:textId="77777777">
      <w:trPr>
        <w:jc w:val="center"/>
      </w:trPr>
      <w:tc>
        <w:tcPr>
          <w:tcW w:w="835" w:type="pct"/>
        </w:tcPr>
        <w:p w14:paraId="4F394A3D" w14:textId="77777777" w:rsidR="00093B47" w:rsidRPr="00B47206" w:rsidRDefault="008E3EF3">
          <w:pPr>
            <w:pStyle w:val="Header"/>
          </w:pPr>
          <w:bookmarkStart w:id="52" w:name="_Hlk184994669"/>
          <w:r w:rsidRPr="00B47206">
            <w:ptab w:relativeTo="margin" w:alignment="left" w:leader="none"/>
          </w:r>
          <w:r w:rsidRPr="00B47206">
            <w:ptab w:relativeTo="margin" w:alignment="left" w:leader="none"/>
          </w:r>
          <w:r w:rsidRPr="00B47206">
            <w:rPr>
              <w:noProof/>
              <w:lang w:val="pl-PL" w:eastAsia="zh-CN"/>
            </w:rPr>
            <w:drawing>
              <wp:inline distT="0" distB="0" distL="0" distR="0" wp14:anchorId="08302AE6" wp14:editId="3AEA60AB">
                <wp:extent cx="845820" cy="381000"/>
                <wp:effectExtent l="0" t="0" r="0" b="0"/>
                <wp:docPr id="904895649" name="Picture 23"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381000"/>
                        </a:xfrm>
                        <a:prstGeom prst="rect">
                          <a:avLst/>
                        </a:prstGeom>
                        <a:noFill/>
                        <a:ln>
                          <a:noFill/>
                        </a:ln>
                      </pic:spPr>
                    </pic:pic>
                  </a:graphicData>
                </a:graphic>
              </wp:inline>
            </w:drawing>
          </w:r>
        </w:p>
      </w:tc>
      <w:tc>
        <w:tcPr>
          <w:tcW w:w="2772" w:type="pct"/>
        </w:tcPr>
        <w:p w14:paraId="63E1EC96" w14:textId="77777777" w:rsidR="00093B47" w:rsidRPr="00B47206" w:rsidRDefault="00F44D13">
          <w:pPr>
            <w:pStyle w:val="Header"/>
          </w:pPr>
          <w:r>
            <w:t>Product Security Plan</w:t>
          </w:r>
        </w:p>
      </w:tc>
      <w:tc>
        <w:tcPr>
          <w:tcW w:w="1393" w:type="pct"/>
        </w:tcPr>
        <w:p w14:paraId="6D3E1BF1" w14:textId="04CF8A3A" w:rsidR="00093B47" w:rsidRPr="00B47206" w:rsidRDefault="00A21859" w:rsidP="00A21859">
          <w:pPr>
            <w:pStyle w:val="Header"/>
            <w:jc w:val="center"/>
          </w:pPr>
          <w:r>
            <w:t>Tempo</w:t>
          </w:r>
        </w:p>
      </w:tc>
    </w:tr>
    <w:bookmarkEnd w:id="52"/>
  </w:tbl>
  <w:p w14:paraId="0AAB3DBE" w14:textId="77777777" w:rsidR="00093B47" w:rsidRDefault="00093B47"/>
</w:hdr>
</file>

<file path=word/intelligence2.xml><?xml version="1.0" encoding="utf-8"?>
<int2:intelligence xmlns:int2="http://schemas.microsoft.com/office/intelligence/2020/intelligence" xmlns:oel="http://schemas.microsoft.com/office/2019/extlst">
  <int2:observations>
    <int2:textHash int2:hashCode="RzFP+xC3R2Bz21" int2:id="upL1822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852"/>
    <w:multiLevelType w:val="hybridMultilevel"/>
    <w:tmpl w:val="F74E2E80"/>
    <w:lvl w:ilvl="0" w:tplc="5E4C0DE0">
      <w:start w:val="1"/>
      <w:numFmt w:val="decimal"/>
      <w:pStyle w:val="ListNumber2"/>
      <w:lvlText w:val="%1."/>
      <w:lvlJc w:val="left"/>
      <w:pPr>
        <w:ind w:left="720" w:hanging="360"/>
      </w:pPr>
      <w:rPr>
        <w:rFonts w:hint="default"/>
        <w:sz w:val="20"/>
        <w:szCs w:val="20"/>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 w15:restartNumberingAfterBreak="0">
    <w:nsid w:val="06F10403"/>
    <w:multiLevelType w:val="multilevel"/>
    <w:tmpl w:val="8AEABCEE"/>
    <w:lvl w:ilvl="0">
      <w:start w:val="3"/>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D7B6E"/>
    <w:multiLevelType w:val="multilevel"/>
    <w:tmpl w:val="F52ACE60"/>
    <w:styleLink w:val="Headings"/>
    <w:lvl w:ilvl="0">
      <w:start w:val="1"/>
      <w:numFmt w:val="decimal"/>
      <w:lvlText w:val="%1."/>
      <w:lvlJc w:val="left"/>
      <w:pPr>
        <w:tabs>
          <w:tab w:val="num" w:pos="432"/>
        </w:tabs>
        <w:ind w:left="432" w:hanging="432"/>
      </w:pPr>
      <w:rPr>
        <w:rFonts w:ascii="Arial" w:hAnsi="Arial" w:hint="default"/>
        <w:b/>
        <w:i w:val="0"/>
        <w:caps w:val="0"/>
        <w:strike w:val="0"/>
        <w:dstrike w:val="0"/>
        <w:vanish w:val="0"/>
        <w:color w:val="auto"/>
        <w:sz w:val="28"/>
        <w:vertAlign w:val="baseline"/>
      </w:rPr>
    </w:lvl>
    <w:lvl w:ilvl="1">
      <w:start w:val="1"/>
      <w:numFmt w:val="decimal"/>
      <w:lvlText w:val="%1.%2."/>
      <w:lvlJc w:val="left"/>
      <w:pPr>
        <w:tabs>
          <w:tab w:val="num" w:pos="432"/>
        </w:tabs>
        <w:ind w:left="432" w:hanging="432"/>
      </w:pPr>
      <w:rPr>
        <w:rFonts w:ascii="Arial" w:hAnsi="Arial" w:hint="default"/>
      </w:rPr>
    </w:lvl>
    <w:lvl w:ilvl="2">
      <w:start w:val="1"/>
      <w:numFmt w:val="decimal"/>
      <w:lvlText w:val="%1.%2.%3"/>
      <w:lvlJc w:val="left"/>
      <w:pPr>
        <w:tabs>
          <w:tab w:val="num" w:pos="432"/>
        </w:tabs>
        <w:ind w:left="432" w:hanging="432"/>
      </w:pPr>
      <w:rPr>
        <w:rFonts w:hint="default"/>
      </w:rPr>
    </w:lvl>
    <w:lvl w:ilvl="3">
      <w:start w:val="1"/>
      <w:numFmt w:val="decimal"/>
      <w:lvlText w:val="%1.%2.%3.%4."/>
      <w:lvlJc w:val="left"/>
      <w:pPr>
        <w:tabs>
          <w:tab w:val="num" w:pos="432"/>
        </w:tabs>
        <w:ind w:left="432" w:hanging="432"/>
      </w:pPr>
      <w:rPr>
        <w:rFonts w:hint="default"/>
      </w:rPr>
    </w:lvl>
    <w:lvl w:ilvl="4">
      <w:start w:val="1"/>
      <w:numFmt w:val="decimal"/>
      <w:lvlText w:val="%1.%2.%3.%4.%5."/>
      <w:lvlJc w:val="left"/>
      <w:pPr>
        <w:tabs>
          <w:tab w:val="num" w:pos="432"/>
        </w:tabs>
        <w:ind w:left="432" w:hanging="432"/>
      </w:pPr>
      <w:rPr>
        <w:rFonts w:hint="default"/>
      </w:rPr>
    </w:lvl>
    <w:lvl w:ilvl="5">
      <w:start w:val="1"/>
      <w:numFmt w:val="decimal"/>
      <w:lvlText w:val="%1.%2.%3.%4.%5.%6."/>
      <w:lvlJc w:val="left"/>
      <w:pPr>
        <w:tabs>
          <w:tab w:val="num" w:pos="432"/>
        </w:tabs>
        <w:ind w:left="432" w:hanging="432"/>
      </w:pPr>
      <w:rPr>
        <w:rFonts w:hint="default"/>
      </w:rPr>
    </w:lvl>
    <w:lvl w:ilvl="6">
      <w:start w:val="1"/>
      <w:numFmt w:val="decimal"/>
      <w:lvlText w:val="%1.%2.%3.%4.%5.%6.%7."/>
      <w:lvlJc w:val="left"/>
      <w:pPr>
        <w:tabs>
          <w:tab w:val="num" w:pos="432"/>
        </w:tabs>
        <w:ind w:left="432" w:hanging="432"/>
      </w:pPr>
      <w:rPr>
        <w:rFonts w:hint="default"/>
      </w:rPr>
    </w:lvl>
    <w:lvl w:ilvl="7">
      <w:start w:val="1"/>
      <w:numFmt w:val="decimal"/>
      <w:lvlText w:val="%1.%2.%3.%4.%5.%6.%7.%8."/>
      <w:lvlJc w:val="left"/>
      <w:pPr>
        <w:tabs>
          <w:tab w:val="num" w:pos="432"/>
        </w:tabs>
        <w:ind w:left="432" w:hanging="432"/>
      </w:pPr>
      <w:rPr>
        <w:rFonts w:hint="default"/>
      </w:rPr>
    </w:lvl>
    <w:lvl w:ilvl="8">
      <w:start w:val="1"/>
      <w:numFmt w:val="decimal"/>
      <w:lvlText w:val="%1.%2.%3.%4.%5.%6.%7.%8.%9."/>
      <w:lvlJc w:val="left"/>
      <w:pPr>
        <w:tabs>
          <w:tab w:val="num" w:pos="432"/>
        </w:tabs>
        <w:ind w:left="432" w:hanging="432"/>
      </w:pPr>
      <w:rPr>
        <w:rFonts w:hint="default"/>
      </w:rPr>
    </w:lvl>
  </w:abstractNum>
  <w:abstractNum w:abstractNumId="3" w15:restartNumberingAfterBreak="0">
    <w:nsid w:val="101B09F3"/>
    <w:multiLevelType w:val="multilevel"/>
    <w:tmpl w:val="FBBE41A2"/>
    <w:lvl w:ilvl="0">
      <w:start w:val="3"/>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322CF"/>
    <w:multiLevelType w:val="multilevel"/>
    <w:tmpl w:val="3DC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6540A"/>
    <w:multiLevelType w:val="multilevel"/>
    <w:tmpl w:val="A268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6056A"/>
    <w:multiLevelType w:val="hybridMultilevel"/>
    <w:tmpl w:val="D532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B106C"/>
    <w:multiLevelType w:val="multilevel"/>
    <w:tmpl w:val="80E68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D7584"/>
    <w:multiLevelType w:val="hybridMultilevel"/>
    <w:tmpl w:val="119867B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 w15:restartNumberingAfterBreak="0">
    <w:nsid w:val="288822AE"/>
    <w:multiLevelType w:val="hybridMultilevel"/>
    <w:tmpl w:val="4F5E63A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start w:val="1"/>
      <w:numFmt w:val="bullet"/>
      <w:lvlText w:val=""/>
      <w:lvlJc w:val="left"/>
      <w:pPr>
        <w:ind w:left="3456" w:hanging="360"/>
      </w:pPr>
      <w:rPr>
        <w:rFonts w:ascii="Symbol" w:hAnsi="Symbol" w:hint="default"/>
      </w:rPr>
    </w:lvl>
    <w:lvl w:ilvl="4" w:tplc="04090003">
      <w:start w:val="1"/>
      <w:numFmt w:val="bullet"/>
      <w:lvlText w:val="o"/>
      <w:lvlJc w:val="left"/>
      <w:pPr>
        <w:ind w:left="4176" w:hanging="360"/>
      </w:pPr>
      <w:rPr>
        <w:rFonts w:ascii="Courier New" w:hAnsi="Courier New" w:cs="Courier New" w:hint="default"/>
      </w:rPr>
    </w:lvl>
    <w:lvl w:ilvl="5" w:tplc="04090005">
      <w:start w:val="1"/>
      <w:numFmt w:val="bullet"/>
      <w:lvlText w:val=""/>
      <w:lvlJc w:val="left"/>
      <w:pPr>
        <w:ind w:left="4896" w:hanging="360"/>
      </w:pPr>
      <w:rPr>
        <w:rFonts w:ascii="Wingdings" w:hAnsi="Wingdings" w:hint="default"/>
      </w:rPr>
    </w:lvl>
    <w:lvl w:ilvl="6" w:tplc="04090001">
      <w:start w:val="1"/>
      <w:numFmt w:val="bullet"/>
      <w:lvlText w:val=""/>
      <w:lvlJc w:val="left"/>
      <w:pPr>
        <w:ind w:left="5616" w:hanging="360"/>
      </w:pPr>
      <w:rPr>
        <w:rFonts w:ascii="Symbol" w:hAnsi="Symbol" w:hint="default"/>
      </w:rPr>
    </w:lvl>
    <w:lvl w:ilvl="7" w:tplc="04090003">
      <w:start w:val="1"/>
      <w:numFmt w:val="bullet"/>
      <w:lvlText w:val="o"/>
      <w:lvlJc w:val="left"/>
      <w:pPr>
        <w:ind w:left="6336" w:hanging="360"/>
      </w:pPr>
      <w:rPr>
        <w:rFonts w:ascii="Courier New" w:hAnsi="Courier New" w:cs="Courier New" w:hint="default"/>
      </w:rPr>
    </w:lvl>
    <w:lvl w:ilvl="8" w:tplc="04090005">
      <w:start w:val="1"/>
      <w:numFmt w:val="bullet"/>
      <w:lvlText w:val=""/>
      <w:lvlJc w:val="left"/>
      <w:pPr>
        <w:ind w:left="7056" w:hanging="360"/>
      </w:pPr>
      <w:rPr>
        <w:rFonts w:ascii="Wingdings" w:hAnsi="Wingdings" w:hint="default"/>
      </w:rPr>
    </w:lvl>
  </w:abstractNum>
  <w:abstractNum w:abstractNumId="10" w15:restartNumberingAfterBreak="0">
    <w:nsid w:val="360D3D98"/>
    <w:multiLevelType w:val="multilevel"/>
    <w:tmpl w:val="58985756"/>
    <w:styleLink w:val="ListNumbers"/>
    <w:lvl w:ilvl="0">
      <w:start w:val="1"/>
      <w:numFmt w:val="decimal"/>
      <w:pStyle w:val="ListNumber"/>
      <w:lvlText w:val="%1."/>
      <w:lvlJc w:val="left"/>
      <w:pPr>
        <w:ind w:left="360" w:hanging="360"/>
      </w:pPr>
      <w:rPr>
        <w:rFonts w:hint="default"/>
        <w:sz w:val="22"/>
      </w:rPr>
    </w:lvl>
    <w:lvl w:ilvl="1">
      <w:start w:val="1"/>
      <w:numFmt w:val="decimal"/>
      <w:lvlText w:val="%1.%2."/>
      <w:lvlJc w:val="left"/>
      <w:pPr>
        <w:tabs>
          <w:tab w:val="num" w:pos="864"/>
        </w:tabs>
        <w:ind w:left="864" w:hanging="432"/>
      </w:pPr>
      <w:rPr>
        <w:rFonts w:hint="default"/>
      </w:rPr>
    </w:lvl>
    <w:lvl w:ilvl="2">
      <w:start w:val="1"/>
      <w:numFmt w:val="decimal"/>
      <w:lvlText w:val="%1.%2.%3."/>
      <w:lvlJc w:val="left"/>
      <w:pPr>
        <w:tabs>
          <w:tab w:val="num" w:pos="1296"/>
        </w:tabs>
        <w:ind w:left="1296" w:hanging="432"/>
      </w:pPr>
      <w:rPr>
        <w:rFonts w:hint="default"/>
      </w:rPr>
    </w:lvl>
    <w:lvl w:ilvl="3">
      <w:start w:val="1"/>
      <w:numFmt w:val="decimal"/>
      <w:lvlText w:val="%1.%2.%3.%4."/>
      <w:lvlJc w:val="left"/>
      <w:pPr>
        <w:tabs>
          <w:tab w:val="num" w:pos="1728"/>
        </w:tabs>
        <w:ind w:left="1728" w:hanging="432"/>
      </w:pPr>
      <w:rPr>
        <w:rFonts w:hint="default"/>
      </w:rPr>
    </w:lvl>
    <w:lvl w:ilvl="4">
      <w:start w:val="1"/>
      <w:numFmt w:val="decimal"/>
      <w:lvlText w:val="%1.%2.%3.%4.%5."/>
      <w:lvlJc w:val="left"/>
      <w:pPr>
        <w:tabs>
          <w:tab w:val="num" w:pos="2160"/>
        </w:tabs>
        <w:ind w:left="2160" w:hanging="432"/>
      </w:pPr>
      <w:rPr>
        <w:rFonts w:hint="default"/>
      </w:rPr>
    </w:lvl>
    <w:lvl w:ilvl="5">
      <w:start w:val="1"/>
      <w:numFmt w:val="decimal"/>
      <w:lvlText w:val="%6."/>
      <w:lvlJc w:val="right"/>
      <w:pPr>
        <w:tabs>
          <w:tab w:val="num" w:pos="2592"/>
        </w:tabs>
        <w:ind w:left="2592" w:hanging="432"/>
      </w:pPr>
      <w:rPr>
        <w:rFonts w:hint="default"/>
      </w:rPr>
    </w:lvl>
    <w:lvl w:ilvl="6">
      <w:start w:val="1"/>
      <w:numFmt w:val="decimal"/>
      <w:lvlText w:val="%7."/>
      <w:lvlJc w:val="left"/>
      <w:pPr>
        <w:tabs>
          <w:tab w:val="num" w:pos="3024"/>
        </w:tabs>
        <w:ind w:left="3024" w:hanging="432"/>
      </w:pPr>
      <w:rPr>
        <w:rFonts w:hint="default"/>
      </w:rPr>
    </w:lvl>
    <w:lvl w:ilvl="7">
      <w:start w:val="1"/>
      <w:numFmt w:val="decimal"/>
      <w:lvlText w:val="%8."/>
      <w:lvlJc w:val="left"/>
      <w:pPr>
        <w:tabs>
          <w:tab w:val="num" w:pos="3456"/>
        </w:tabs>
        <w:ind w:left="3456" w:hanging="432"/>
      </w:pPr>
      <w:rPr>
        <w:rFonts w:hint="default"/>
      </w:rPr>
    </w:lvl>
    <w:lvl w:ilvl="8">
      <w:start w:val="1"/>
      <w:numFmt w:val="decimal"/>
      <w:lvlText w:val="%9."/>
      <w:lvlJc w:val="right"/>
      <w:pPr>
        <w:tabs>
          <w:tab w:val="num" w:pos="3888"/>
        </w:tabs>
        <w:ind w:left="3888" w:hanging="432"/>
      </w:pPr>
      <w:rPr>
        <w:rFonts w:hint="default"/>
      </w:rPr>
    </w:lvl>
  </w:abstractNum>
  <w:abstractNum w:abstractNumId="11" w15:restartNumberingAfterBreak="0">
    <w:nsid w:val="3A8B17DD"/>
    <w:multiLevelType w:val="hybridMultilevel"/>
    <w:tmpl w:val="0A3ACFDE"/>
    <w:lvl w:ilvl="0" w:tplc="EEB63F90">
      <w:start w:val="5"/>
      <w:numFmt w:val="bullet"/>
      <w:lvlText w:val="-"/>
      <w:lvlJc w:val="left"/>
      <w:pPr>
        <w:ind w:left="720" w:hanging="360"/>
      </w:pPr>
      <w:rPr>
        <w:rFonts w:ascii="Arial" w:eastAsia="MS Mincho"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915CB"/>
    <w:multiLevelType w:val="multilevel"/>
    <w:tmpl w:val="A774AF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10E37"/>
    <w:multiLevelType w:val="hybridMultilevel"/>
    <w:tmpl w:val="CC06BDF2"/>
    <w:lvl w:ilvl="0" w:tplc="67B634FA">
      <w:start w:val="1"/>
      <w:numFmt w:val="decimal"/>
      <w:pStyle w:val="ListNumber5"/>
      <w:lvlText w:val="%1."/>
      <w:lvlJc w:val="left"/>
      <w:pPr>
        <w:ind w:left="2880" w:hanging="360"/>
      </w:pPr>
      <w:rPr>
        <w:rFonts w:hint="default"/>
        <w:b w:val="0"/>
        <w:sz w:val="20"/>
        <w:szCs w:val="2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46F90C1D"/>
    <w:multiLevelType w:val="multilevel"/>
    <w:tmpl w:val="B5E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64BA4"/>
    <w:multiLevelType w:val="hybridMultilevel"/>
    <w:tmpl w:val="9B9EAB04"/>
    <w:lvl w:ilvl="0" w:tplc="5D70E79A">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B46FF"/>
    <w:multiLevelType w:val="hybridMultilevel"/>
    <w:tmpl w:val="D684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D93C7A"/>
    <w:multiLevelType w:val="multilevel"/>
    <w:tmpl w:val="67301B34"/>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47ACF"/>
    <w:multiLevelType w:val="multilevel"/>
    <w:tmpl w:val="F0C2EEDE"/>
    <w:styleLink w:val="StyleOutlinenumbered"/>
    <w:lvl w:ilvl="0">
      <w:start w:val="1"/>
      <w:numFmt w:val="decimal"/>
      <w:lvlText w:val="%1."/>
      <w:lvlJc w:val="left"/>
      <w:pPr>
        <w:tabs>
          <w:tab w:val="num" w:pos="360"/>
        </w:tabs>
        <w:ind w:left="360" w:hanging="360"/>
      </w:pPr>
      <w:rPr>
        <w:rFonts w:ascii="Arial" w:eastAsia="MS Mincho" w:hAnsi="Arial"/>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EA6058B"/>
    <w:multiLevelType w:val="hybridMultilevel"/>
    <w:tmpl w:val="AD5AC118"/>
    <w:lvl w:ilvl="0" w:tplc="F26EEC0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F8A2E33"/>
    <w:multiLevelType w:val="hybridMultilevel"/>
    <w:tmpl w:val="67C090F8"/>
    <w:lvl w:ilvl="0" w:tplc="AB06B6B0">
      <w:start w:val="1"/>
      <w:numFmt w:val="upperLetter"/>
      <w:pStyle w:val="AppendixTitleCentered"/>
      <w:lvlText w:val="Appendix %1:  "/>
      <w:lvlJc w:val="center"/>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D93C55"/>
    <w:multiLevelType w:val="hybridMultilevel"/>
    <w:tmpl w:val="958E0D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4697D07"/>
    <w:multiLevelType w:val="multilevel"/>
    <w:tmpl w:val="7EF4BF3E"/>
    <w:lvl w:ilvl="0">
      <w:start w:val="1"/>
      <w:numFmt w:val="decimal"/>
      <w:pStyle w:val="Heading2"/>
      <w:lvlText w:val="%1."/>
      <w:lvlJc w:val="left"/>
      <w:pPr>
        <w:tabs>
          <w:tab w:val="num" w:pos="0"/>
        </w:tabs>
        <w:ind w:left="360" w:hanging="360"/>
      </w:pPr>
      <w:rPr>
        <w:rFonts w:ascii="Arial Bold" w:hAnsi="Arial Bold" w:hint="default"/>
        <w:b/>
        <w:i w:val="0"/>
        <w:caps w:val="0"/>
        <w:strike w:val="0"/>
        <w:dstrike w:val="0"/>
        <w:vanish w:val="0"/>
        <w:color w:val="auto"/>
        <w:sz w:val="24"/>
        <w:szCs w:val="24"/>
        <w:vertAlign w:val="baseline"/>
      </w:rPr>
    </w:lvl>
    <w:lvl w:ilvl="1">
      <w:start w:val="1"/>
      <w:numFmt w:val="decimal"/>
      <w:pStyle w:val="Heading3"/>
      <w:lvlText w:val="%1.%2."/>
      <w:lvlJc w:val="left"/>
      <w:pPr>
        <w:tabs>
          <w:tab w:val="num" w:pos="360"/>
        </w:tabs>
        <w:ind w:left="864" w:hanging="504"/>
      </w:pPr>
      <w:rPr>
        <w:rFonts w:ascii="Arial" w:hAnsi="Arial" w:hint="default"/>
      </w:rPr>
    </w:lvl>
    <w:lvl w:ilvl="2">
      <w:start w:val="1"/>
      <w:numFmt w:val="decimal"/>
      <w:pStyle w:val="Heading4"/>
      <w:lvlText w:val="%1.%2.%3"/>
      <w:lvlJc w:val="left"/>
      <w:pPr>
        <w:tabs>
          <w:tab w:val="num" w:pos="810"/>
        </w:tabs>
        <w:ind w:left="1530" w:hanging="720"/>
      </w:pPr>
      <w:rPr>
        <w:rFonts w:ascii="Arial Bold" w:hAnsi="Arial Bold" w:cs="Times New Roman" w:hint="default"/>
        <w:b/>
        <w:bCs w:val="0"/>
        <w:i w:val="0"/>
        <w:iCs w:val="0"/>
        <w:caps w:val="0"/>
        <w:smallCaps w:val="0"/>
        <w:strike w:val="0"/>
        <w:dstrike w:val="0"/>
        <w:outline w:val="0"/>
        <w:shadow w:val="0"/>
        <w:emboss w:val="0"/>
        <w:imprint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5"/>
      <w:lvlText w:val="%1.%2.%3.%4."/>
      <w:lvlJc w:val="left"/>
      <w:pPr>
        <w:tabs>
          <w:tab w:val="num" w:pos="1584"/>
        </w:tabs>
        <w:ind w:left="2520" w:hanging="936"/>
      </w:pPr>
      <w:rPr>
        <w:rFonts w:hint="default"/>
      </w:rPr>
    </w:lvl>
    <w:lvl w:ilvl="4">
      <w:start w:val="1"/>
      <w:numFmt w:val="decimal"/>
      <w:pStyle w:val="Heading6"/>
      <w:lvlText w:val="%1.%2.%3.%4.%5."/>
      <w:lvlJc w:val="left"/>
      <w:pPr>
        <w:tabs>
          <w:tab w:val="num" w:pos="2520"/>
        </w:tabs>
        <w:ind w:left="3672" w:hanging="1152"/>
      </w:pPr>
      <w:rPr>
        <w:rFonts w:hint="default"/>
      </w:rPr>
    </w:lvl>
    <w:lvl w:ilvl="5">
      <w:start w:val="1"/>
      <w:numFmt w:val="decimal"/>
      <w:pStyle w:val="Heading7"/>
      <w:lvlText w:val="%1.%2.%3.%4.%5.%6."/>
      <w:lvlJc w:val="left"/>
      <w:pPr>
        <w:tabs>
          <w:tab w:val="num" w:pos="3672"/>
        </w:tabs>
        <w:ind w:left="3672" w:firstLine="0"/>
      </w:pPr>
      <w:rPr>
        <w:rFonts w:hint="default"/>
        <w:b w:val="0"/>
        <w:i/>
      </w:rPr>
    </w:lvl>
    <w:lvl w:ilvl="6">
      <w:start w:val="1"/>
      <w:numFmt w:val="decimal"/>
      <w:pStyle w:val="Heading8"/>
      <w:lvlText w:val="%1.%2.%3.%4.%5.%6.%7."/>
      <w:lvlJc w:val="left"/>
      <w:pPr>
        <w:tabs>
          <w:tab w:val="num" w:pos="4104"/>
        </w:tabs>
        <w:ind w:left="4104" w:firstLine="0"/>
      </w:pPr>
      <w:rPr>
        <w:rFonts w:hint="default"/>
      </w:rPr>
    </w:lvl>
    <w:lvl w:ilvl="7">
      <w:start w:val="1"/>
      <w:numFmt w:val="decimal"/>
      <w:pStyle w:val="Heading9"/>
      <w:lvlText w:val="%1.%2.%3.%4.%5.%6.%7.%8."/>
      <w:lvlJc w:val="left"/>
      <w:pPr>
        <w:tabs>
          <w:tab w:val="num" w:pos="6048"/>
        </w:tabs>
        <w:ind w:left="4464"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432"/>
        </w:tabs>
        <w:ind w:left="432" w:hanging="432"/>
      </w:pPr>
      <w:rPr>
        <w:rFonts w:hint="default"/>
      </w:rPr>
    </w:lvl>
  </w:abstractNum>
  <w:abstractNum w:abstractNumId="23" w15:restartNumberingAfterBreak="0">
    <w:nsid w:val="55282B72"/>
    <w:multiLevelType w:val="multilevel"/>
    <w:tmpl w:val="E5928EF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3806A4"/>
    <w:multiLevelType w:val="hybridMultilevel"/>
    <w:tmpl w:val="24F8B7C4"/>
    <w:lvl w:ilvl="0" w:tplc="5858B320">
      <w:start w:val="1"/>
      <w:numFmt w:val="bullet"/>
      <w:pStyle w:val="TableTextConcis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7341B6"/>
    <w:multiLevelType w:val="hybridMultilevel"/>
    <w:tmpl w:val="B1F44CE8"/>
    <w:lvl w:ilvl="0" w:tplc="EF46EF4E">
      <w:start w:val="1"/>
      <w:numFmt w:val="bullet"/>
      <w:lvlText w:val=""/>
      <w:lvlJc w:val="left"/>
      <w:pPr>
        <w:ind w:left="720" w:hanging="360"/>
      </w:pPr>
      <w:rPr>
        <w:rFonts w:ascii="Symbol" w:hAnsi="Symbol" w:hint="default"/>
      </w:rPr>
    </w:lvl>
    <w:lvl w:ilvl="1" w:tplc="28349642">
      <w:start w:val="1"/>
      <w:numFmt w:val="bullet"/>
      <w:lvlText w:val="o"/>
      <w:lvlJc w:val="left"/>
      <w:pPr>
        <w:ind w:left="1440" w:hanging="360"/>
      </w:pPr>
      <w:rPr>
        <w:rFonts w:ascii="Courier New" w:hAnsi="Courier New" w:hint="default"/>
      </w:rPr>
    </w:lvl>
    <w:lvl w:ilvl="2" w:tplc="CA2CB604">
      <w:start w:val="1"/>
      <w:numFmt w:val="bullet"/>
      <w:lvlText w:val=""/>
      <w:lvlJc w:val="left"/>
      <w:pPr>
        <w:ind w:left="2160" w:hanging="360"/>
      </w:pPr>
      <w:rPr>
        <w:rFonts w:ascii="Wingdings" w:hAnsi="Wingdings" w:hint="default"/>
      </w:rPr>
    </w:lvl>
    <w:lvl w:ilvl="3" w:tplc="453EC3AE">
      <w:start w:val="1"/>
      <w:numFmt w:val="bullet"/>
      <w:lvlText w:val=""/>
      <w:lvlJc w:val="left"/>
      <w:pPr>
        <w:ind w:left="2880" w:hanging="360"/>
      </w:pPr>
      <w:rPr>
        <w:rFonts w:ascii="Symbol" w:hAnsi="Symbol" w:hint="default"/>
      </w:rPr>
    </w:lvl>
    <w:lvl w:ilvl="4" w:tplc="834C9EBA">
      <w:start w:val="1"/>
      <w:numFmt w:val="bullet"/>
      <w:lvlText w:val="o"/>
      <w:lvlJc w:val="left"/>
      <w:pPr>
        <w:ind w:left="3600" w:hanging="360"/>
      </w:pPr>
      <w:rPr>
        <w:rFonts w:ascii="Courier New" w:hAnsi="Courier New" w:hint="default"/>
      </w:rPr>
    </w:lvl>
    <w:lvl w:ilvl="5" w:tplc="C0E46158">
      <w:start w:val="1"/>
      <w:numFmt w:val="bullet"/>
      <w:lvlText w:val=""/>
      <w:lvlJc w:val="left"/>
      <w:pPr>
        <w:ind w:left="4320" w:hanging="360"/>
      </w:pPr>
      <w:rPr>
        <w:rFonts w:ascii="Wingdings" w:hAnsi="Wingdings" w:hint="default"/>
      </w:rPr>
    </w:lvl>
    <w:lvl w:ilvl="6" w:tplc="DA5227EC">
      <w:start w:val="1"/>
      <w:numFmt w:val="bullet"/>
      <w:lvlText w:val=""/>
      <w:lvlJc w:val="left"/>
      <w:pPr>
        <w:ind w:left="5040" w:hanging="360"/>
      </w:pPr>
      <w:rPr>
        <w:rFonts w:ascii="Symbol" w:hAnsi="Symbol" w:hint="default"/>
      </w:rPr>
    </w:lvl>
    <w:lvl w:ilvl="7" w:tplc="D93443E6">
      <w:start w:val="1"/>
      <w:numFmt w:val="bullet"/>
      <w:lvlText w:val="o"/>
      <w:lvlJc w:val="left"/>
      <w:pPr>
        <w:ind w:left="5760" w:hanging="360"/>
      </w:pPr>
      <w:rPr>
        <w:rFonts w:ascii="Courier New" w:hAnsi="Courier New" w:hint="default"/>
      </w:rPr>
    </w:lvl>
    <w:lvl w:ilvl="8" w:tplc="5D5AD71E">
      <w:start w:val="1"/>
      <w:numFmt w:val="bullet"/>
      <w:lvlText w:val=""/>
      <w:lvlJc w:val="left"/>
      <w:pPr>
        <w:ind w:left="6480" w:hanging="360"/>
      </w:pPr>
      <w:rPr>
        <w:rFonts w:ascii="Wingdings" w:hAnsi="Wingdings" w:hint="default"/>
      </w:rPr>
    </w:lvl>
  </w:abstractNum>
  <w:abstractNum w:abstractNumId="26" w15:restartNumberingAfterBreak="0">
    <w:nsid w:val="60FF63D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B245BF"/>
    <w:multiLevelType w:val="hybridMultilevel"/>
    <w:tmpl w:val="1CAE8260"/>
    <w:lvl w:ilvl="0" w:tplc="21980BFA">
      <w:start w:val="1"/>
      <w:numFmt w:val="decimal"/>
      <w:pStyle w:val="ListNumber6"/>
      <w:lvlText w:val="%1."/>
      <w:lvlJc w:val="left"/>
      <w:pPr>
        <w:ind w:left="4032" w:hanging="360"/>
      </w:pPr>
      <w:rPr>
        <w:rFonts w:hint="default"/>
        <w:b w:val="0"/>
        <w:sz w:val="20"/>
        <w:szCs w:val="20"/>
      </w:rPr>
    </w:lvl>
    <w:lvl w:ilvl="1" w:tplc="04090019" w:tentative="1">
      <w:start w:val="1"/>
      <w:numFmt w:val="lowerLetter"/>
      <w:lvlText w:val="%2."/>
      <w:lvlJc w:val="left"/>
      <w:pPr>
        <w:ind w:left="5472" w:hanging="360"/>
      </w:pPr>
    </w:lvl>
    <w:lvl w:ilvl="2" w:tplc="0409001B" w:tentative="1">
      <w:start w:val="1"/>
      <w:numFmt w:val="lowerRoman"/>
      <w:lvlText w:val="%3."/>
      <w:lvlJc w:val="right"/>
      <w:pPr>
        <w:ind w:left="6192" w:hanging="180"/>
      </w:pPr>
    </w:lvl>
    <w:lvl w:ilvl="3" w:tplc="0409000F" w:tentative="1">
      <w:start w:val="1"/>
      <w:numFmt w:val="decimal"/>
      <w:lvlText w:val="%4."/>
      <w:lvlJc w:val="left"/>
      <w:pPr>
        <w:ind w:left="6912" w:hanging="360"/>
      </w:pPr>
    </w:lvl>
    <w:lvl w:ilvl="4" w:tplc="04090019" w:tentative="1">
      <w:start w:val="1"/>
      <w:numFmt w:val="lowerLetter"/>
      <w:lvlText w:val="%5."/>
      <w:lvlJc w:val="left"/>
      <w:pPr>
        <w:ind w:left="7632" w:hanging="360"/>
      </w:pPr>
    </w:lvl>
    <w:lvl w:ilvl="5" w:tplc="0409001B" w:tentative="1">
      <w:start w:val="1"/>
      <w:numFmt w:val="lowerRoman"/>
      <w:lvlText w:val="%6."/>
      <w:lvlJc w:val="right"/>
      <w:pPr>
        <w:ind w:left="8352" w:hanging="180"/>
      </w:pPr>
    </w:lvl>
    <w:lvl w:ilvl="6" w:tplc="0409000F" w:tentative="1">
      <w:start w:val="1"/>
      <w:numFmt w:val="decimal"/>
      <w:lvlText w:val="%7."/>
      <w:lvlJc w:val="left"/>
      <w:pPr>
        <w:ind w:left="9072" w:hanging="360"/>
      </w:pPr>
    </w:lvl>
    <w:lvl w:ilvl="7" w:tplc="04090019" w:tentative="1">
      <w:start w:val="1"/>
      <w:numFmt w:val="lowerLetter"/>
      <w:lvlText w:val="%8."/>
      <w:lvlJc w:val="left"/>
      <w:pPr>
        <w:ind w:left="9792" w:hanging="360"/>
      </w:pPr>
    </w:lvl>
    <w:lvl w:ilvl="8" w:tplc="0409001B" w:tentative="1">
      <w:start w:val="1"/>
      <w:numFmt w:val="lowerRoman"/>
      <w:lvlText w:val="%9."/>
      <w:lvlJc w:val="right"/>
      <w:pPr>
        <w:ind w:left="10512" w:hanging="180"/>
      </w:pPr>
    </w:lvl>
  </w:abstractNum>
  <w:abstractNum w:abstractNumId="28" w15:restartNumberingAfterBreak="0">
    <w:nsid w:val="695D5274"/>
    <w:multiLevelType w:val="multilevel"/>
    <w:tmpl w:val="F00C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B342F"/>
    <w:multiLevelType w:val="hybridMultilevel"/>
    <w:tmpl w:val="631458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58E1612"/>
    <w:multiLevelType w:val="hybridMultilevel"/>
    <w:tmpl w:val="B7F26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68D52A9"/>
    <w:multiLevelType w:val="multilevel"/>
    <w:tmpl w:val="F0C2EEDE"/>
    <w:styleLink w:val="StyleOutlinenumbered1"/>
    <w:lvl w:ilvl="0">
      <w:start w:val="1"/>
      <w:numFmt w:val="decimal"/>
      <w:lvlText w:val="%1."/>
      <w:lvlJc w:val="left"/>
      <w:pPr>
        <w:tabs>
          <w:tab w:val="num" w:pos="360"/>
        </w:tabs>
        <w:ind w:left="360" w:hanging="360"/>
      </w:pPr>
      <w:rPr>
        <w:rFonts w:ascii="Arial" w:eastAsia="MS Mincho" w:hAnsi="Arial"/>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7927D7A"/>
    <w:multiLevelType w:val="hybridMultilevel"/>
    <w:tmpl w:val="20B293A2"/>
    <w:lvl w:ilvl="0" w:tplc="F26EEC0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9F44D22"/>
    <w:multiLevelType w:val="hybridMultilevel"/>
    <w:tmpl w:val="ABE28C38"/>
    <w:lvl w:ilvl="0" w:tplc="A5DA19B4">
      <w:start w:val="1"/>
      <w:numFmt w:val="decimal"/>
      <w:pStyle w:val="ListNumber3"/>
      <w:lvlText w:val="%1."/>
      <w:lvlJc w:val="left"/>
      <w:pPr>
        <w:ind w:left="1224" w:hanging="360"/>
      </w:pPr>
      <w:rPr>
        <w:rFonts w:hint="default"/>
        <w:sz w:val="20"/>
        <w:szCs w:val="20"/>
      </w:rPr>
    </w:lvl>
    <w:lvl w:ilvl="1" w:tplc="04090019">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34" w15:restartNumberingAfterBreak="0">
    <w:nsid w:val="7AEF7365"/>
    <w:multiLevelType w:val="hybridMultilevel"/>
    <w:tmpl w:val="E6BE89FA"/>
    <w:lvl w:ilvl="0" w:tplc="C0AC0770">
      <w:start w:val="1"/>
      <w:numFmt w:val="decimal"/>
      <w:pStyle w:val="ListNumber4"/>
      <w:lvlText w:val="%1."/>
      <w:lvlJc w:val="left"/>
      <w:pPr>
        <w:ind w:left="1944" w:hanging="360"/>
      </w:pPr>
      <w:rPr>
        <w:rFonts w:hint="default"/>
        <w:b w:val="0"/>
        <w:sz w:val="20"/>
        <w:szCs w:val="20"/>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num w:numId="1" w16cid:durableId="1522745723">
    <w:abstractNumId w:val="22"/>
  </w:num>
  <w:num w:numId="2" w16cid:durableId="516575571">
    <w:abstractNumId w:val="26"/>
  </w:num>
  <w:num w:numId="3" w16cid:durableId="294607217">
    <w:abstractNumId w:val="20"/>
  </w:num>
  <w:num w:numId="4" w16cid:durableId="1415932841">
    <w:abstractNumId w:val="22"/>
  </w:num>
  <w:num w:numId="5" w16cid:durableId="2074502148">
    <w:abstractNumId w:val="2"/>
  </w:num>
  <w:num w:numId="6" w16cid:durableId="239678989">
    <w:abstractNumId w:val="15"/>
  </w:num>
  <w:num w:numId="7" w16cid:durableId="2025743959">
    <w:abstractNumId w:val="0"/>
  </w:num>
  <w:num w:numId="8" w16cid:durableId="1417510420">
    <w:abstractNumId w:val="33"/>
  </w:num>
  <w:num w:numId="9" w16cid:durableId="460226447">
    <w:abstractNumId w:val="34"/>
  </w:num>
  <w:num w:numId="10" w16cid:durableId="1168442755">
    <w:abstractNumId w:val="13"/>
  </w:num>
  <w:num w:numId="11" w16cid:durableId="440106004">
    <w:abstractNumId w:val="27"/>
  </w:num>
  <w:num w:numId="12" w16cid:durableId="1555584133">
    <w:abstractNumId w:val="10"/>
  </w:num>
  <w:num w:numId="13" w16cid:durableId="1214465997">
    <w:abstractNumId w:val="24"/>
  </w:num>
  <w:num w:numId="14" w16cid:durableId="204025373">
    <w:abstractNumId w:val="18"/>
  </w:num>
  <w:num w:numId="15" w16cid:durableId="1554466242">
    <w:abstractNumId w:val="31"/>
  </w:num>
  <w:num w:numId="16" w16cid:durableId="1983150867">
    <w:abstractNumId w:val="30"/>
  </w:num>
  <w:num w:numId="17" w16cid:durableId="209542266">
    <w:abstractNumId w:val="11"/>
  </w:num>
  <w:num w:numId="18" w16cid:durableId="1784300077">
    <w:abstractNumId w:val="28"/>
  </w:num>
  <w:num w:numId="19" w16cid:durableId="2020042331">
    <w:abstractNumId w:val="32"/>
  </w:num>
  <w:num w:numId="20" w16cid:durableId="1868441050">
    <w:abstractNumId w:val="19"/>
  </w:num>
  <w:num w:numId="21" w16cid:durableId="1270160864">
    <w:abstractNumId w:val="12"/>
  </w:num>
  <w:num w:numId="22" w16cid:durableId="319769950">
    <w:abstractNumId w:val="5"/>
  </w:num>
  <w:num w:numId="23" w16cid:durableId="1955090188">
    <w:abstractNumId w:val="17"/>
  </w:num>
  <w:num w:numId="24" w16cid:durableId="606236281">
    <w:abstractNumId w:val="23"/>
  </w:num>
  <w:num w:numId="25" w16cid:durableId="494565836">
    <w:abstractNumId w:val="9"/>
  </w:num>
  <w:num w:numId="26" w16cid:durableId="1734500756">
    <w:abstractNumId w:val="16"/>
  </w:num>
  <w:num w:numId="27" w16cid:durableId="1495225706">
    <w:abstractNumId w:val="6"/>
  </w:num>
  <w:num w:numId="28" w16cid:durableId="1330715455">
    <w:abstractNumId w:val="4"/>
  </w:num>
  <w:num w:numId="29" w16cid:durableId="1871717488">
    <w:abstractNumId w:val="25"/>
  </w:num>
  <w:num w:numId="30" w16cid:durableId="875388675">
    <w:abstractNumId w:val="22"/>
  </w:num>
  <w:num w:numId="31" w16cid:durableId="1703044906">
    <w:abstractNumId w:val="22"/>
  </w:num>
  <w:num w:numId="32" w16cid:durableId="549615950">
    <w:abstractNumId w:val="14"/>
  </w:num>
  <w:num w:numId="33" w16cid:durableId="233468189">
    <w:abstractNumId w:val="1"/>
  </w:num>
  <w:num w:numId="34" w16cid:durableId="1759866787">
    <w:abstractNumId w:val="3"/>
  </w:num>
  <w:num w:numId="35" w16cid:durableId="945111792">
    <w:abstractNumId w:val="7"/>
  </w:num>
  <w:num w:numId="36" w16cid:durableId="1713729301">
    <w:abstractNumId w:val="21"/>
  </w:num>
  <w:num w:numId="37" w16cid:durableId="891968573">
    <w:abstractNumId w:val="29"/>
  </w:num>
  <w:num w:numId="38" w16cid:durableId="7417158">
    <w:abstractNumId w:val="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nning-Slater, Paul">
    <w15:presenceInfo w15:providerId="AD" w15:userId="S::PVENNINGSLATER@beckman.com::49cc0697-2cc0-41ac-bb46-1342cada25ef"/>
  </w15:person>
  <w15:person w15:author="Kunnel Vijayan, Thushara">
    <w15:presenceInfo w15:providerId="AD" w15:userId="S::TKUNNELVIJAYAN@beckman.com::362ed0f4-e7cd-4eff-b7ac-32d3259d1b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3B"/>
    <w:rsid w:val="000000C1"/>
    <w:rsid w:val="00000143"/>
    <w:rsid w:val="00001BA6"/>
    <w:rsid w:val="00002E4D"/>
    <w:rsid w:val="00005449"/>
    <w:rsid w:val="00006A34"/>
    <w:rsid w:val="00010016"/>
    <w:rsid w:val="00011011"/>
    <w:rsid w:val="00011048"/>
    <w:rsid w:val="00011539"/>
    <w:rsid w:val="0001220D"/>
    <w:rsid w:val="00012531"/>
    <w:rsid w:val="00012C2A"/>
    <w:rsid w:val="00013510"/>
    <w:rsid w:val="000160B2"/>
    <w:rsid w:val="00016333"/>
    <w:rsid w:val="00016797"/>
    <w:rsid w:val="000168E5"/>
    <w:rsid w:val="0002122D"/>
    <w:rsid w:val="000217AF"/>
    <w:rsid w:val="000229DD"/>
    <w:rsid w:val="00027728"/>
    <w:rsid w:val="000278F5"/>
    <w:rsid w:val="00035194"/>
    <w:rsid w:val="000361A4"/>
    <w:rsid w:val="0003704D"/>
    <w:rsid w:val="000414A4"/>
    <w:rsid w:val="000419B3"/>
    <w:rsid w:val="000429D5"/>
    <w:rsid w:val="0004373C"/>
    <w:rsid w:val="00043F71"/>
    <w:rsid w:val="00043F7B"/>
    <w:rsid w:val="00045E98"/>
    <w:rsid w:val="00046538"/>
    <w:rsid w:val="00046AE0"/>
    <w:rsid w:val="00047D01"/>
    <w:rsid w:val="000532F2"/>
    <w:rsid w:val="00053E77"/>
    <w:rsid w:val="00057E20"/>
    <w:rsid w:val="00057EA7"/>
    <w:rsid w:val="00060028"/>
    <w:rsid w:val="00060881"/>
    <w:rsid w:val="00060DCA"/>
    <w:rsid w:val="00061887"/>
    <w:rsid w:val="00061A8B"/>
    <w:rsid w:val="00064790"/>
    <w:rsid w:val="0006531E"/>
    <w:rsid w:val="00066693"/>
    <w:rsid w:val="00066708"/>
    <w:rsid w:val="0006686E"/>
    <w:rsid w:val="000679D9"/>
    <w:rsid w:val="00067C2A"/>
    <w:rsid w:val="00067E45"/>
    <w:rsid w:val="00067FD0"/>
    <w:rsid w:val="0007169F"/>
    <w:rsid w:val="0007244B"/>
    <w:rsid w:val="00072BC4"/>
    <w:rsid w:val="000735FF"/>
    <w:rsid w:val="00074E5B"/>
    <w:rsid w:val="000800F8"/>
    <w:rsid w:val="00080FDE"/>
    <w:rsid w:val="000822AB"/>
    <w:rsid w:val="00082CD3"/>
    <w:rsid w:val="000837D9"/>
    <w:rsid w:val="00087473"/>
    <w:rsid w:val="000905A4"/>
    <w:rsid w:val="00090662"/>
    <w:rsid w:val="00090F34"/>
    <w:rsid w:val="00092744"/>
    <w:rsid w:val="00093486"/>
    <w:rsid w:val="000939EA"/>
    <w:rsid w:val="00093B47"/>
    <w:rsid w:val="00094DAC"/>
    <w:rsid w:val="000959FE"/>
    <w:rsid w:val="00095F79"/>
    <w:rsid w:val="00096A24"/>
    <w:rsid w:val="000A00B4"/>
    <w:rsid w:val="000A02B5"/>
    <w:rsid w:val="000A0966"/>
    <w:rsid w:val="000A0A95"/>
    <w:rsid w:val="000A15E5"/>
    <w:rsid w:val="000A2A74"/>
    <w:rsid w:val="000A2E13"/>
    <w:rsid w:val="000A34D4"/>
    <w:rsid w:val="000A5497"/>
    <w:rsid w:val="000A7E70"/>
    <w:rsid w:val="000B0D8C"/>
    <w:rsid w:val="000B1AD7"/>
    <w:rsid w:val="000B3400"/>
    <w:rsid w:val="000B378C"/>
    <w:rsid w:val="000B37DE"/>
    <w:rsid w:val="000B6986"/>
    <w:rsid w:val="000C1211"/>
    <w:rsid w:val="000C1537"/>
    <w:rsid w:val="000C1D8D"/>
    <w:rsid w:val="000C1F04"/>
    <w:rsid w:val="000C2DB1"/>
    <w:rsid w:val="000C336B"/>
    <w:rsid w:val="000C5CF6"/>
    <w:rsid w:val="000C5DF4"/>
    <w:rsid w:val="000C719B"/>
    <w:rsid w:val="000D0A6D"/>
    <w:rsid w:val="000D0E30"/>
    <w:rsid w:val="000D156E"/>
    <w:rsid w:val="000E23EC"/>
    <w:rsid w:val="000E2945"/>
    <w:rsid w:val="000E2B42"/>
    <w:rsid w:val="000E3C52"/>
    <w:rsid w:val="000E3FDA"/>
    <w:rsid w:val="000E73A6"/>
    <w:rsid w:val="000E7FB3"/>
    <w:rsid w:val="000F0F23"/>
    <w:rsid w:val="000F38A3"/>
    <w:rsid w:val="000F397E"/>
    <w:rsid w:val="000F4ABB"/>
    <w:rsid w:val="000F64EC"/>
    <w:rsid w:val="00100D9E"/>
    <w:rsid w:val="0010103C"/>
    <w:rsid w:val="00102A1A"/>
    <w:rsid w:val="00102C55"/>
    <w:rsid w:val="001041FB"/>
    <w:rsid w:val="0010598E"/>
    <w:rsid w:val="00106429"/>
    <w:rsid w:val="00107B1A"/>
    <w:rsid w:val="00110782"/>
    <w:rsid w:val="00110866"/>
    <w:rsid w:val="00111CAB"/>
    <w:rsid w:val="00112B91"/>
    <w:rsid w:val="00112D09"/>
    <w:rsid w:val="001137A7"/>
    <w:rsid w:val="001155D8"/>
    <w:rsid w:val="001173D3"/>
    <w:rsid w:val="001174CA"/>
    <w:rsid w:val="0012080F"/>
    <w:rsid w:val="001208D7"/>
    <w:rsid w:val="00120C2E"/>
    <w:rsid w:val="00121E2C"/>
    <w:rsid w:val="001230B0"/>
    <w:rsid w:val="001272FF"/>
    <w:rsid w:val="00127A65"/>
    <w:rsid w:val="0013021F"/>
    <w:rsid w:val="00130ACF"/>
    <w:rsid w:val="00130B04"/>
    <w:rsid w:val="00131129"/>
    <w:rsid w:val="001315D5"/>
    <w:rsid w:val="00131A3B"/>
    <w:rsid w:val="00131C30"/>
    <w:rsid w:val="001327D5"/>
    <w:rsid w:val="00133BEB"/>
    <w:rsid w:val="001349DF"/>
    <w:rsid w:val="001352A9"/>
    <w:rsid w:val="00136927"/>
    <w:rsid w:val="00136C41"/>
    <w:rsid w:val="001376BA"/>
    <w:rsid w:val="001410EE"/>
    <w:rsid w:val="001414D9"/>
    <w:rsid w:val="0014237B"/>
    <w:rsid w:val="00144083"/>
    <w:rsid w:val="00147B5A"/>
    <w:rsid w:val="0015126E"/>
    <w:rsid w:val="001519D6"/>
    <w:rsid w:val="00151EF6"/>
    <w:rsid w:val="0015369B"/>
    <w:rsid w:val="00154059"/>
    <w:rsid w:val="0015513D"/>
    <w:rsid w:val="00155F7A"/>
    <w:rsid w:val="001570B9"/>
    <w:rsid w:val="0015720B"/>
    <w:rsid w:val="00157786"/>
    <w:rsid w:val="00162405"/>
    <w:rsid w:val="00164C63"/>
    <w:rsid w:val="00165E93"/>
    <w:rsid w:val="00165EC2"/>
    <w:rsid w:val="00165F23"/>
    <w:rsid w:val="001674BC"/>
    <w:rsid w:val="00172ABE"/>
    <w:rsid w:val="00172E37"/>
    <w:rsid w:val="001736C1"/>
    <w:rsid w:val="00173F15"/>
    <w:rsid w:val="00175087"/>
    <w:rsid w:val="001758F5"/>
    <w:rsid w:val="00175DF9"/>
    <w:rsid w:val="00176913"/>
    <w:rsid w:val="001769FB"/>
    <w:rsid w:val="001802BD"/>
    <w:rsid w:val="001809D4"/>
    <w:rsid w:val="001817AE"/>
    <w:rsid w:val="0018196E"/>
    <w:rsid w:val="00181D3A"/>
    <w:rsid w:val="00183227"/>
    <w:rsid w:val="00187FE0"/>
    <w:rsid w:val="001924A8"/>
    <w:rsid w:val="00192582"/>
    <w:rsid w:val="001937DD"/>
    <w:rsid w:val="00196490"/>
    <w:rsid w:val="00196B75"/>
    <w:rsid w:val="001971CF"/>
    <w:rsid w:val="001A099E"/>
    <w:rsid w:val="001A17D6"/>
    <w:rsid w:val="001A1DE6"/>
    <w:rsid w:val="001A237D"/>
    <w:rsid w:val="001A2BD4"/>
    <w:rsid w:val="001A4EA7"/>
    <w:rsid w:val="001A5130"/>
    <w:rsid w:val="001A5210"/>
    <w:rsid w:val="001A6599"/>
    <w:rsid w:val="001A6D6C"/>
    <w:rsid w:val="001A7356"/>
    <w:rsid w:val="001B031F"/>
    <w:rsid w:val="001B37A2"/>
    <w:rsid w:val="001B4B0A"/>
    <w:rsid w:val="001B4F0B"/>
    <w:rsid w:val="001B7338"/>
    <w:rsid w:val="001B7F6B"/>
    <w:rsid w:val="001C0086"/>
    <w:rsid w:val="001C1E3C"/>
    <w:rsid w:val="001C1F72"/>
    <w:rsid w:val="001C24E6"/>
    <w:rsid w:val="001C42C5"/>
    <w:rsid w:val="001C61BE"/>
    <w:rsid w:val="001C7C50"/>
    <w:rsid w:val="001D1CF4"/>
    <w:rsid w:val="001D46B3"/>
    <w:rsid w:val="001D56F5"/>
    <w:rsid w:val="001D5940"/>
    <w:rsid w:val="001D5A6A"/>
    <w:rsid w:val="001D79A7"/>
    <w:rsid w:val="001E0320"/>
    <w:rsid w:val="001E1BCB"/>
    <w:rsid w:val="001E1BFC"/>
    <w:rsid w:val="001E1C7C"/>
    <w:rsid w:val="001E2D82"/>
    <w:rsid w:val="001E555C"/>
    <w:rsid w:val="001E5C6B"/>
    <w:rsid w:val="001E6035"/>
    <w:rsid w:val="001E7C5B"/>
    <w:rsid w:val="001F0BEA"/>
    <w:rsid w:val="001F0D49"/>
    <w:rsid w:val="001F1149"/>
    <w:rsid w:val="001F1702"/>
    <w:rsid w:val="001F21A4"/>
    <w:rsid w:val="001F2E81"/>
    <w:rsid w:val="001F3ADF"/>
    <w:rsid w:val="001F3F0F"/>
    <w:rsid w:val="001F5C7B"/>
    <w:rsid w:val="001F5E8F"/>
    <w:rsid w:val="001F604F"/>
    <w:rsid w:val="00201931"/>
    <w:rsid w:val="002021B2"/>
    <w:rsid w:val="002028A1"/>
    <w:rsid w:val="002030A2"/>
    <w:rsid w:val="00205241"/>
    <w:rsid w:val="00205E6A"/>
    <w:rsid w:val="0020666F"/>
    <w:rsid w:val="00206E90"/>
    <w:rsid w:val="00207E8A"/>
    <w:rsid w:val="002116AA"/>
    <w:rsid w:val="00211E66"/>
    <w:rsid w:val="00213601"/>
    <w:rsid w:val="00215F4A"/>
    <w:rsid w:val="002171DB"/>
    <w:rsid w:val="00220EA5"/>
    <w:rsid w:val="002213BE"/>
    <w:rsid w:val="00221528"/>
    <w:rsid w:val="00221982"/>
    <w:rsid w:val="0022235B"/>
    <w:rsid w:val="00223CD8"/>
    <w:rsid w:val="00223DBB"/>
    <w:rsid w:val="00224312"/>
    <w:rsid w:val="00224839"/>
    <w:rsid w:val="002268E6"/>
    <w:rsid w:val="002272DC"/>
    <w:rsid w:val="0023031D"/>
    <w:rsid w:val="00231C96"/>
    <w:rsid w:val="00233988"/>
    <w:rsid w:val="00234034"/>
    <w:rsid w:val="00234061"/>
    <w:rsid w:val="0023497E"/>
    <w:rsid w:val="00234B0E"/>
    <w:rsid w:val="00236283"/>
    <w:rsid w:val="0023646A"/>
    <w:rsid w:val="00240D4C"/>
    <w:rsid w:val="00240D9C"/>
    <w:rsid w:val="00241713"/>
    <w:rsid w:val="00242570"/>
    <w:rsid w:val="002426E3"/>
    <w:rsid w:val="00242FB4"/>
    <w:rsid w:val="0024467A"/>
    <w:rsid w:val="00244CB4"/>
    <w:rsid w:val="00244E1E"/>
    <w:rsid w:val="002450BC"/>
    <w:rsid w:val="00247D76"/>
    <w:rsid w:val="00247DFA"/>
    <w:rsid w:val="002535E7"/>
    <w:rsid w:val="002537D7"/>
    <w:rsid w:val="002541EE"/>
    <w:rsid w:val="00254DFD"/>
    <w:rsid w:val="00255783"/>
    <w:rsid w:val="00255CC0"/>
    <w:rsid w:val="00256C2D"/>
    <w:rsid w:val="00256DC4"/>
    <w:rsid w:val="00257484"/>
    <w:rsid w:val="002575A4"/>
    <w:rsid w:val="00257C3E"/>
    <w:rsid w:val="00260F47"/>
    <w:rsid w:val="00261337"/>
    <w:rsid w:val="00261753"/>
    <w:rsid w:val="0026272E"/>
    <w:rsid w:val="00263352"/>
    <w:rsid w:val="00263F2B"/>
    <w:rsid w:val="00270435"/>
    <w:rsid w:val="002709E5"/>
    <w:rsid w:val="00270B3E"/>
    <w:rsid w:val="00271259"/>
    <w:rsid w:val="00271354"/>
    <w:rsid w:val="002733C8"/>
    <w:rsid w:val="00274063"/>
    <w:rsid w:val="00274511"/>
    <w:rsid w:val="002749F8"/>
    <w:rsid w:val="00277048"/>
    <w:rsid w:val="00277187"/>
    <w:rsid w:val="00281741"/>
    <w:rsid w:val="0028337C"/>
    <w:rsid w:val="0028377B"/>
    <w:rsid w:val="00283AB7"/>
    <w:rsid w:val="00283CC1"/>
    <w:rsid w:val="00284229"/>
    <w:rsid w:val="00284A1D"/>
    <w:rsid w:val="00285600"/>
    <w:rsid w:val="002869DC"/>
    <w:rsid w:val="0028795A"/>
    <w:rsid w:val="00287D5C"/>
    <w:rsid w:val="0029330F"/>
    <w:rsid w:val="00294D99"/>
    <w:rsid w:val="00295F2E"/>
    <w:rsid w:val="00296E11"/>
    <w:rsid w:val="00296EA0"/>
    <w:rsid w:val="00297BA5"/>
    <w:rsid w:val="002A022F"/>
    <w:rsid w:val="002A032E"/>
    <w:rsid w:val="002A100A"/>
    <w:rsid w:val="002B0B9F"/>
    <w:rsid w:val="002B0D9D"/>
    <w:rsid w:val="002B1555"/>
    <w:rsid w:val="002B3C2D"/>
    <w:rsid w:val="002B5E07"/>
    <w:rsid w:val="002C1724"/>
    <w:rsid w:val="002C2104"/>
    <w:rsid w:val="002C262E"/>
    <w:rsid w:val="002C479D"/>
    <w:rsid w:val="002C4CC5"/>
    <w:rsid w:val="002C5928"/>
    <w:rsid w:val="002C6C8D"/>
    <w:rsid w:val="002C7C0E"/>
    <w:rsid w:val="002D3447"/>
    <w:rsid w:val="002D353D"/>
    <w:rsid w:val="002D398B"/>
    <w:rsid w:val="002D418A"/>
    <w:rsid w:val="002D4412"/>
    <w:rsid w:val="002D670C"/>
    <w:rsid w:val="002D6FEA"/>
    <w:rsid w:val="002D7A87"/>
    <w:rsid w:val="002D7FB2"/>
    <w:rsid w:val="002E2465"/>
    <w:rsid w:val="002E264C"/>
    <w:rsid w:val="002E67C7"/>
    <w:rsid w:val="002E692A"/>
    <w:rsid w:val="002E72A6"/>
    <w:rsid w:val="002F0F12"/>
    <w:rsid w:val="002F2B11"/>
    <w:rsid w:val="002F5103"/>
    <w:rsid w:val="002F6E50"/>
    <w:rsid w:val="002F7532"/>
    <w:rsid w:val="0030203D"/>
    <w:rsid w:val="00303604"/>
    <w:rsid w:val="003044D6"/>
    <w:rsid w:val="00304788"/>
    <w:rsid w:val="00306677"/>
    <w:rsid w:val="003070E5"/>
    <w:rsid w:val="0030792D"/>
    <w:rsid w:val="003123AE"/>
    <w:rsid w:val="003126E2"/>
    <w:rsid w:val="00313003"/>
    <w:rsid w:val="00313043"/>
    <w:rsid w:val="0031354B"/>
    <w:rsid w:val="00313C01"/>
    <w:rsid w:val="00317B56"/>
    <w:rsid w:val="003232C5"/>
    <w:rsid w:val="00323FA7"/>
    <w:rsid w:val="00324346"/>
    <w:rsid w:val="0032492F"/>
    <w:rsid w:val="003258B1"/>
    <w:rsid w:val="00326EF9"/>
    <w:rsid w:val="00327EC8"/>
    <w:rsid w:val="00327EF4"/>
    <w:rsid w:val="0033086C"/>
    <w:rsid w:val="003336BD"/>
    <w:rsid w:val="00335D18"/>
    <w:rsid w:val="0033634A"/>
    <w:rsid w:val="00340ED3"/>
    <w:rsid w:val="00342508"/>
    <w:rsid w:val="00343DA0"/>
    <w:rsid w:val="00344903"/>
    <w:rsid w:val="0034623B"/>
    <w:rsid w:val="00350412"/>
    <w:rsid w:val="00350983"/>
    <w:rsid w:val="00354A26"/>
    <w:rsid w:val="003563DD"/>
    <w:rsid w:val="00356DF5"/>
    <w:rsid w:val="003574D4"/>
    <w:rsid w:val="00360961"/>
    <w:rsid w:val="00360968"/>
    <w:rsid w:val="00362FB9"/>
    <w:rsid w:val="0036358B"/>
    <w:rsid w:val="00363EF0"/>
    <w:rsid w:val="00365456"/>
    <w:rsid w:val="00372E23"/>
    <w:rsid w:val="0037323C"/>
    <w:rsid w:val="003732D1"/>
    <w:rsid w:val="00376CC7"/>
    <w:rsid w:val="00380900"/>
    <w:rsid w:val="00380FD1"/>
    <w:rsid w:val="00383A02"/>
    <w:rsid w:val="00383B5E"/>
    <w:rsid w:val="00384AB8"/>
    <w:rsid w:val="00385B87"/>
    <w:rsid w:val="0039015F"/>
    <w:rsid w:val="0039028D"/>
    <w:rsid w:val="00392B77"/>
    <w:rsid w:val="00393306"/>
    <w:rsid w:val="00394E6F"/>
    <w:rsid w:val="0039713A"/>
    <w:rsid w:val="003976D9"/>
    <w:rsid w:val="00397969"/>
    <w:rsid w:val="003A09EA"/>
    <w:rsid w:val="003A0B8A"/>
    <w:rsid w:val="003A0BD1"/>
    <w:rsid w:val="003A12F7"/>
    <w:rsid w:val="003A1C13"/>
    <w:rsid w:val="003A72FE"/>
    <w:rsid w:val="003A78BB"/>
    <w:rsid w:val="003B35DF"/>
    <w:rsid w:val="003B44A6"/>
    <w:rsid w:val="003B47FA"/>
    <w:rsid w:val="003B52EC"/>
    <w:rsid w:val="003B5481"/>
    <w:rsid w:val="003B578C"/>
    <w:rsid w:val="003B7135"/>
    <w:rsid w:val="003C0101"/>
    <w:rsid w:val="003C0BBB"/>
    <w:rsid w:val="003C224B"/>
    <w:rsid w:val="003C247D"/>
    <w:rsid w:val="003C427D"/>
    <w:rsid w:val="003C481F"/>
    <w:rsid w:val="003C6CF4"/>
    <w:rsid w:val="003D0146"/>
    <w:rsid w:val="003D3B14"/>
    <w:rsid w:val="003D3B41"/>
    <w:rsid w:val="003D43A1"/>
    <w:rsid w:val="003D63C4"/>
    <w:rsid w:val="003D6B69"/>
    <w:rsid w:val="003D7857"/>
    <w:rsid w:val="003E12F2"/>
    <w:rsid w:val="003E1FDD"/>
    <w:rsid w:val="003E31BF"/>
    <w:rsid w:val="003E5AC8"/>
    <w:rsid w:val="003E7566"/>
    <w:rsid w:val="003F014D"/>
    <w:rsid w:val="003F1246"/>
    <w:rsid w:val="003F2A73"/>
    <w:rsid w:val="003F2D8E"/>
    <w:rsid w:val="003F7367"/>
    <w:rsid w:val="003F7F13"/>
    <w:rsid w:val="00401007"/>
    <w:rsid w:val="0040118F"/>
    <w:rsid w:val="004017E0"/>
    <w:rsid w:val="00402E26"/>
    <w:rsid w:val="00402E48"/>
    <w:rsid w:val="00403070"/>
    <w:rsid w:val="00403717"/>
    <w:rsid w:val="0041019A"/>
    <w:rsid w:val="004105B6"/>
    <w:rsid w:val="00411AFD"/>
    <w:rsid w:val="0041210C"/>
    <w:rsid w:val="00412434"/>
    <w:rsid w:val="00412476"/>
    <w:rsid w:val="004125B8"/>
    <w:rsid w:val="00413000"/>
    <w:rsid w:val="0041338B"/>
    <w:rsid w:val="00413F5F"/>
    <w:rsid w:val="0041465D"/>
    <w:rsid w:val="004163BF"/>
    <w:rsid w:val="00416713"/>
    <w:rsid w:val="00417730"/>
    <w:rsid w:val="00417975"/>
    <w:rsid w:val="00422260"/>
    <w:rsid w:val="004252E8"/>
    <w:rsid w:val="004253AC"/>
    <w:rsid w:val="004255A9"/>
    <w:rsid w:val="00426E0D"/>
    <w:rsid w:val="004274CF"/>
    <w:rsid w:val="004301EB"/>
    <w:rsid w:val="00435CD0"/>
    <w:rsid w:val="004361D8"/>
    <w:rsid w:val="0043686D"/>
    <w:rsid w:val="00436C54"/>
    <w:rsid w:val="00437257"/>
    <w:rsid w:val="00437607"/>
    <w:rsid w:val="004408D7"/>
    <w:rsid w:val="00441129"/>
    <w:rsid w:val="00442A48"/>
    <w:rsid w:val="00442C61"/>
    <w:rsid w:val="00442DAE"/>
    <w:rsid w:val="00443395"/>
    <w:rsid w:val="004441E7"/>
    <w:rsid w:val="0044509A"/>
    <w:rsid w:val="00446C5E"/>
    <w:rsid w:val="00453730"/>
    <w:rsid w:val="0045387E"/>
    <w:rsid w:val="00454341"/>
    <w:rsid w:val="00455AF9"/>
    <w:rsid w:val="00455E03"/>
    <w:rsid w:val="00456160"/>
    <w:rsid w:val="00456BBC"/>
    <w:rsid w:val="00456E54"/>
    <w:rsid w:val="00457B04"/>
    <w:rsid w:val="00457FC4"/>
    <w:rsid w:val="00460B05"/>
    <w:rsid w:val="00461DDC"/>
    <w:rsid w:val="0046215D"/>
    <w:rsid w:val="004622C0"/>
    <w:rsid w:val="00463489"/>
    <w:rsid w:val="00463EBC"/>
    <w:rsid w:val="0046419B"/>
    <w:rsid w:val="004645D7"/>
    <w:rsid w:val="00465715"/>
    <w:rsid w:val="00465FCC"/>
    <w:rsid w:val="00471D99"/>
    <w:rsid w:val="00473EF1"/>
    <w:rsid w:val="0047455B"/>
    <w:rsid w:val="0047530D"/>
    <w:rsid w:val="004777F0"/>
    <w:rsid w:val="004802A2"/>
    <w:rsid w:val="00480476"/>
    <w:rsid w:val="004810C1"/>
    <w:rsid w:val="00481107"/>
    <w:rsid w:val="004819A8"/>
    <w:rsid w:val="004835DD"/>
    <w:rsid w:val="00484879"/>
    <w:rsid w:val="00485423"/>
    <w:rsid w:val="004859A9"/>
    <w:rsid w:val="00487366"/>
    <w:rsid w:val="00487DB3"/>
    <w:rsid w:val="004904DB"/>
    <w:rsid w:val="004931F5"/>
    <w:rsid w:val="00493244"/>
    <w:rsid w:val="00493F61"/>
    <w:rsid w:val="00494255"/>
    <w:rsid w:val="00494F2E"/>
    <w:rsid w:val="0049617E"/>
    <w:rsid w:val="00496826"/>
    <w:rsid w:val="004A1BCB"/>
    <w:rsid w:val="004A2E97"/>
    <w:rsid w:val="004A3F80"/>
    <w:rsid w:val="004A4B01"/>
    <w:rsid w:val="004A5BD4"/>
    <w:rsid w:val="004A6690"/>
    <w:rsid w:val="004A7DD9"/>
    <w:rsid w:val="004B13FF"/>
    <w:rsid w:val="004B1CBA"/>
    <w:rsid w:val="004B4029"/>
    <w:rsid w:val="004B5727"/>
    <w:rsid w:val="004B5C39"/>
    <w:rsid w:val="004B7D36"/>
    <w:rsid w:val="004C018A"/>
    <w:rsid w:val="004C0FCD"/>
    <w:rsid w:val="004C0FE3"/>
    <w:rsid w:val="004C17B9"/>
    <w:rsid w:val="004C40A2"/>
    <w:rsid w:val="004C4286"/>
    <w:rsid w:val="004C650F"/>
    <w:rsid w:val="004C6AA9"/>
    <w:rsid w:val="004C7E63"/>
    <w:rsid w:val="004D14BA"/>
    <w:rsid w:val="004D1B4F"/>
    <w:rsid w:val="004D1C51"/>
    <w:rsid w:val="004D4350"/>
    <w:rsid w:val="004D44E7"/>
    <w:rsid w:val="004D5118"/>
    <w:rsid w:val="004D5736"/>
    <w:rsid w:val="004E28BE"/>
    <w:rsid w:val="004E3A53"/>
    <w:rsid w:val="004E4859"/>
    <w:rsid w:val="004E7414"/>
    <w:rsid w:val="004F0B36"/>
    <w:rsid w:val="004F1FC9"/>
    <w:rsid w:val="004F3500"/>
    <w:rsid w:val="004F5FB7"/>
    <w:rsid w:val="004F6067"/>
    <w:rsid w:val="004F68AB"/>
    <w:rsid w:val="004F7A70"/>
    <w:rsid w:val="005006A6"/>
    <w:rsid w:val="00501B5A"/>
    <w:rsid w:val="00501D3F"/>
    <w:rsid w:val="005020C9"/>
    <w:rsid w:val="005053B4"/>
    <w:rsid w:val="00506E04"/>
    <w:rsid w:val="005073F7"/>
    <w:rsid w:val="005079B8"/>
    <w:rsid w:val="005107EF"/>
    <w:rsid w:val="0051088A"/>
    <w:rsid w:val="005109FD"/>
    <w:rsid w:val="00511448"/>
    <w:rsid w:val="005133AC"/>
    <w:rsid w:val="00514BF5"/>
    <w:rsid w:val="005152D0"/>
    <w:rsid w:val="005203D1"/>
    <w:rsid w:val="005226AF"/>
    <w:rsid w:val="00523A28"/>
    <w:rsid w:val="00523BCA"/>
    <w:rsid w:val="0052574E"/>
    <w:rsid w:val="005265DF"/>
    <w:rsid w:val="00532F39"/>
    <w:rsid w:val="005341B0"/>
    <w:rsid w:val="005344BC"/>
    <w:rsid w:val="0053568F"/>
    <w:rsid w:val="0053595E"/>
    <w:rsid w:val="00535E74"/>
    <w:rsid w:val="00536741"/>
    <w:rsid w:val="005413DC"/>
    <w:rsid w:val="00542AC7"/>
    <w:rsid w:val="005462A9"/>
    <w:rsid w:val="00547DA5"/>
    <w:rsid w:val="00551029"/>
    <w:rsid w:val="005511B2"/>
    <w:rsid w:val="005513AD"/>
    <w:rsid w:val="00551FEB"/>
    <w:rsid w:val="00552E41"/>
    <w:rsid w:val="0055316C"/>
    <w:rsid w:val="0055351F"/>
    <w:rsid w:val="00553FCC"/>
    <w:rsid w:val="00554FF6"/>
    <w:rsid w:val="0055520D"/>
    <w:rsid w:val="00555554"/>
    <w:rsid w:val="005621AF"/>
    <w:rsid w:val="00562CB2"/>
    <w:rsid w:val="005634B7"/>
    <w:rsid w:val="00565D41"/>
    <w:rsid w:val="00565D94"/>
    <w:rsid w:val="00570052"/>
    <w:rsid w:val="00574162"/>
    <w:rsid w:val="0057460F"/>
    <w:rsid w:val="00576048"/>
    <w:rsid w:val="00576C4E"/>
    <w:rsid w:val="00582FDB"/>
    <w:rsid w:val="00583B62"/>
    <w:rsid w:val="00583CB5"/>
    <w:rsid w:val="00585B4C"/>
    <w:rsid w:val="00591161"/>
    <w:rsid w:val="00591796"/>
    <w:rsid w:val="00593D33"/>
    <w:rsid w:val="00595457"/>
    <w:rsid w:val="005956C4"/>
    <w:rsid w:val="00595BD6"/>
    <w:rsid w:val="0059607A"/>
    <w:rsid w:val="00596726"/>
    <w:rsid w:val="00596E2D"/>
    <w:rsid w:val="00597454"/>
    <w:rsid w:val="005A109D"/>
    <w:rsid w:val="005A1243"/>
    <w:rsid w:val="005A198F"/>
    <w:rsid w:val="005A1D0F"/>
    <w:rsid w:val="005A2AAF"/>
    <w:rsid w:val="005A2DAC"/>
    <w:rsid w:val="005A2E62"/>
    <w:rsid w:val="005A316A"/>
    <w:rsid w:val="005A39AD"/>
    <w:rsid w:val="005A6BD1"/>
    <w:rsid w:val="005B0B25"/>
    <w:rsid w:val="005B1604"/>
    <w:rsid w:val="005B346C"/>
    <w:rsid w:val="005B63D7"/>
    <w:rsid w:val="005C004F"/>
    <w:rsid w:val="005C0F9B"/>
    <w:rsid w:val="005C11BA"/>
    <w:rsid w:val="005C2342"/>
    <w:rsid w:val="005C32FF"/>
    <w:rsid w:val="005C4423"/>
    <w:rsid w:val="005C6D4A"/>
    <w:rsid w:val="005C6F0B"/>
    <w:rsid w:val="005C775A"/>
    <w:rsid w:val="005D0AFC"/>
    <w:rsid w:val="005D0ECD"/>
    <w:rsid w:val="005D400E"/>
    <w:rsid w:val="005D4200"/>
    <w:rsid w:val="005D47D0"/>
    <w:rsid w:val="005E0A89"/>
    <w:rsid w:val="005E11DA"/>
    <w:rsid w:val="005E2055"/>
    <w:rsid w:val="005E2962"/>
    <w:rsid w:val="005E3922"/>
    <w:rsid w:val="005E3935"/>
    <w:rsid w:val="005E3F3E"/>
    <w:rsid w:val="005E6C0D"/>
    <w:rsid w:val="005E781F"/>
    <w:rsid w:val="005E7E32"/>
    <w:rsid w:val="005F1BC0"/>
    <w:rsid w:val="005F4EFA"/>
    <w:rsid w:val="005F5669"/>
    <w:rsid w:val="00600000"/>
    <w:rsid w:val="00600317"/>
    <w:rsid w:val="006009C8"/>
    <w:rsid w:val="006012C6"/>
    <w:rsid w:val="00603E9A"/>
    <w:rsid w:val="00604EC1"/>
    <w:rsid w:val="00606C17"/>
    <w:rsid w:val="00607771"/>
    <w:rsid w:val="00607EF0"/>
    <w:rsid w:val="006103C0"/>
    <w:rsid w:val="0061261D"/>
    <w:rsid w:val="006149FE"/>
    <w:rsid w:val="00615425"/>
    <w:rsid w:val="00622076"/>
    <w:rsid w:val="00625326"/>
    <w:rsid w:val="00625618"/>
    <w:rsid w:val="00630641"/>
    <w:rsid w:val="006310D7"/>
    <w:rsid w:val="00633BAD"/>
    <w:rsid w:val="0063540D"/>
    <w:rsid w:val="00636610"/>
    <w:rsid w:val="00636B2F"/>
    <w:rsid w:val="006407D3"/>
    <w:rsid w:val="006426D7"/>
    <w:rsid w:val="00642A69"/>
    <w:rsid w:val="00650761"/>
    <w:rsid w:val="00651A45"/>
    <w:rsid w:val="0065309F"/>
    <w:rsid w:val="006538D4"/>
    <w:rsid w:val="00653AAB"/>
    <w:rsid w:val="00653F18"/>
    <w:rsid w:val="00654BA5"/>
    <w:rsid w:val="00654F00"/>
    <w:rsid w:val="00660C27"/>
    <w:rsid w:val="0066126F"/>
    <w:rsid w:val="00662800"/>
    <w:rsid w:val="006634A2"/>
    <w:rsid w:val="00663CFF"/>
    <w:rsid w:val="00663EC6"/>
    <w:rsid w:val="00667239"/>
    <w:rsid w:val="006710E9"/>
    <w:rsid w:val="0067223A"/>
    <w:rsid w:val="006735C4"/>
    <w:rsid w:val="00673EFD"/>
    <w:rsid w:val="006745BD"/>
    <w:rsid w:val="00676CCD"/>
    <w:rsid w:val="006808B5"/>
    <w:rsid w:val="00680EE2"/>
    <w:rsid w:val="00683828"/>
    <w:rsid w:val="00685608"/>
    <w:rsid w:val="00686108"/>
    <w:rsid w:val="006902B6"/>
    <w:rsid w:val="006906E9"/>
    <w:rsid w:val="006913B9"/>
    <w:rsid w:val="006927EC"/>
    <w:rsid w:val="00692B1A"/>
    <w:rsid w:val="00694087"/>
    <w:rsid w:val="00694A18"/>
    <w:rsid w:val="006956AD"/>
    <w:rsid w:val="00695A48"/>
    <w:rsid w:val="006961B7"/>
    <w:rsid w:val="006978E0"/>
    <w:rsid w:val="00697C1F"/>
    <w:rsid w:val="006A08F3"/>
    <w:rsid w:val="006A0B84"/>
    <w:rsid w:val="006A0FB7"/>
    <w:rsid w:val="006A1339"/>
    <w:rsid w:val="006A25EA"/>
    <w:rsid w:val="006A2A2C"/>
    <w:rsid w:val="006A303B"/>
    <w:rsid w:val="006A4369"/>
    <w:rsid w:val="006A5A2F"/>
    <w:rsid w:val="006B0818"/>
    <w:rsid w:val="006B09DC"/>
    <w:rsid w:val="006B1400"/>
    <w:rsid w:val="006B236D"/>
    <w:rsid w:val="006B2B70"/>
    <w:rsid w:val="006B49B6"/>
    <w:rsid w:val="006B7A54"/>
    <w:rsid w:val="006B7EFF"/>
    <w:rsid w:val="006C07F7"/>
    <w:rsid w:val="006C14C4"/>
    <w:rsid w:val="006C39C7"/>
    <w:rsid w:val="006C3B1F"/>
    <w:rsid w:val="006C495A"/>
    <w:rsid w:val="006C4A6F"/>
    <w:rsid w:val="006C599F"/>
    <w:rsid w:val="006C6E49"/>
    <w:rsid w:val="006D1C11"/>
    <w:rsid w:val="006D2C4C"/>
    <w:rsid w:val="006D40B6"/>
    <w:rsid w:val="006D4341"/>
    <w:rsid w:val="006D5472"/>
    <w:rsid w:val="006D55D8"/>
    <w:rsid w:val="006D74B2"/>
    <w:rsid w:val="006D7B3A"/>
    <w:rsid w:val="006D7EBD"/>
    <w:rsid w:val="006E0975"/>
    <w:rsid w:val="006E2889"/>
    <w:rsid w:val="006E31A6"/>
    <w:rsid w:val="006E34A0"/>
    <w:rsid w:val="006E42CE"/>
    <w:rsid w:val="006E4B80"/>
    <w:rsid w:val="006E5BEC"/>
    <w:rsid w:val="006E68A3"/>
    <w:rsid w:val="006E6997"/>
    <w:rsid w:val="006E748B"/>
    <w:rsid w:val="006E7FC4"/>
    <w:rsid w:val="006F0034"/>
    <w:rsid w:val="006F0922"/>
    <w:rsid w:val="006F13A1"/>
    <w:rsid w:val="006F15AE"/>
    <w:rsid w:val="006F22DE"/>
    <w:rsid w:val="006F3960"/>
    <w:rsid w:val="006F3AA3"/>
    <w:rsid w:val="006F6DC7"/>
    <w:rsid w:val="006F6F2F"/>
    <w:rsid w:val="006F7B04"/>
    <w:rsid w:val="00700CEC"/>
    <w:rsid w:val="00700DEA"/>
    <w:rsid w:val="007024F8"/>
    <w:rsid w:val="00702CD1"/>
    <w:rsid w:val="00702E57"/>
    <w:rsid w:val="00706C65"/>
    <w:rsid w:val="00707950"/>
    <w:rsid w:val="00707B2D"/>
    <w:rsid w:val="00710063"/>
    <w:rsid w:val="007100A9"/>
    <w:rsid w:val="00712BC7"/>
    <w:rsid w:val="0071316D"/>
    <w:rsid w:val="007142C9"/>
    <w:rsid w:val="00716A95"/>
    <w:rsid w:val="0072008A"/>
    <w:rsid w:val="007203B2"/>
    <w:rsid w:val="00721528"/>
    <w:rsid w:val="00722F73"/>
    <w:rsid w:val="00722FFD"/>
    <w:rsid w:val="007256EA"/>
    <w:rsid w:val="007260D3"/>
    <w:rsid w:val="00730651"/>
    <w:rsid w:val="00732FE1"/>
    <w:rsid w:val="00733B1A"/>
    <w:rsid w:val="00734C65"/>
    <w:rsid w:val="007351A4"/>
    <w:rsid w:val="00735B0F"/>
    <w:rsid w:val="00736DAC"/>
    <w:rsid w:val="00740544"/>
    <w:rsid w:val="007419AE"/>
    <w:rsid w:val="007446EC"/>
    <w:rsid w:val="00744AFC"/>
    <w:rsid w:val="00746CAD"/>
    <w:rsid w:val="00750369"/>
    <w:rsid w:val="0075249F"/>
    <w:rsid w:val="00753280"/>
    <w:rsid w:val="0075427D"/>
    <w:rsid w:val="0075439D"/>
    <w:rsid w:val="00754426"/>
    <w:rsid w:val="007550C8"/>
    <w:rsid w:val="0075522B"/>
    <w:rsid w:val="00755559"/>
    <w:rsid w:val="007600AA"/>
    <w:rsid w:val="0076492D"/>
    <w:rsid w:val="0076585A"/>
    <w:rsid w:val="007658D6"/>
    <w:rsid w:val="00765B6B"/>
    <w:rsid w:val="00766656"/>
    <w:rsid w:val="0077026D"/>
    <w:rsid w:val="00771840"/>
    <w:rsid w:val="00774244"/>
    <w:rsid w:val="0077449B"/>
    <w:rsid w:val="00775079"/>
    <w:rsid w:val="007768CC"/>
    <w:rsid w:val="0077747F"/>
    <w:rsid w:val="007822F3"/>
    <w:rsid w:val="00783FAB"/>
    <w:rsid w:val="0078406B"/>
    <w:rsid w:val="007869BC"/>
    <w:rsid w:val="00787174"/>
    <w:rsid w:val="00787484"/>
    <w:rsid w:val="00787A60"/>
    <w:rsid w:val="00790C60"/>
    <w:rsid w:val="007915BD"/>
    <w:rsid w:val="0079311B"/>
    <w:rsid w:val="00793529"/>
    <w:rsid w:val="0079536C"/>
    <w:rsid w:val="00795DCD"/>
    <w:rsid w:val="00796450"/>
    <w:rsid w:val="00796FCF"/>
    <w:rsid w:val="00797597"/>
    <w:rsid w:val="007977D0"/>
    <w:rsid w:val="007A12D3"/>
    <w:rsid w:val="007A1EE2"/>
    <w:rsid w:val="007A22B3"/>
    <w:rsid w:val="007A38CD"/>
    <w:rsid w:val="007A536B"/>
    <w:rsid w:val="007A5B0A"/>
    <w:rsid w:val="007A698A"/>
    <w:rsid w:val="007A7A6F"/>
    <w:rsid w:val="007B068D"/>
    <w:rsid w:val="007B0BA0"/>
    <w:rsid w:val="007B0F77"/>
    <w:rsid w:val="007B126E"/>
    <w:rsid w:val="007B22FD"/>
    <w:rsid w:val="007B3A4E"/>
    <w:rsid w:val="007B3FA3"/>
    <w:rsid w:val="007C0513"/>
    <w:rsid w:val="007C34E6"/>
    <w:rsid w:val="007C4865"/>
    <w:rsid w:val="007C5506"/>
    <w:rsid w:val="007C561E"/>
    <w:rsid w:val="007C578D"/>
    <w:rsid w:val="007C628D"/>
    <w:rsid w:val="007D13A7"/>
    <w:rsid w:val="007D1B30"/>
    <w:rsid w:val="007D2689"/>
    <w:rsid w:val="007D2D34"/>
    <w:rsid w:val="007D3D63"/>
    <w:rsid w:val="007D44F4"/>
    <w:rsid w:val="007D539A"/>
    <w:rsid w:val="007D7A10"/>
    <w:rsid w:val="007E0901"/>
    <w:rsid w:val="007E17F2"/>
    <w:rsid w:val="007E1CA4"/>
    <w:rsid w:val="007E3B49"/>
    <w:rsid w:val="007E3E99"/>
    <w:rsid w:val="007E40C8"/>
    <w:rsid w:val="007E7043"/>
    <w:rsid w:val="007F062A"/>
    <w:rsid w:val="007F0F1A"/>
    <w:rsid w:val="007F18A9"/>
    <w:rsid w:val="007F19F9"/>
    <w:rsid w:val="007F20E9"/>
    <w:rsid w:val="007F26F4"/>
    <w:rsid w:val="007F28D6"/>
    <w:rsid w:val="007F3FBA"/>
    <w:rsid w:val="007F5274"/>
    <w:rsid w:val="007F5515"/>
    <w:rsid w:val="007F648B"/>
    <w:rsid w:val="007F652D"/>
    <w:rsid w:val="007F670F"/>
    <w:rsid w:val="007F6864"/>
    <w:rsid w:val="007F698C"/>
    <w:rsid w:val="00802B8F"/>
    <w:rsid w:val="00804BA2"/>
    <w:rsid w:val="00804D9D"/>
    <w:rsid w:val="00805210"/>
    <w:rsid w:val="008065BB"/>
    <w:rsid w:val="00807161"/>
    <w:rsid w:val="00810549"/>
    <w:rsid w:val="0081281A"/>
    <w:rsid w:val="00813796"/>
    <w:rsid w:val="0081484F"/>
    <w:rsid w:val="00816ABE"/>
    <w:rsid w:val="00816B1D"/>
    <w:rsid w:val="008177BC"/>
    <w:rsid w:val="008177EE"/>
    <w:rsid w:val="00820827"/>
    <w:rsid w:val="00822009"/>
    <w:rsid w:val="00823064"/>
    <w:rsid w:val="0082343A"/>
    <w:rsid w:val="0082349F"/>
    <w:rsid w:val="00825099"/>
    <w:rsid w:val="008300F3"/>
    <w:rsid w:val="00830D7A"/>
    <w:rsid w:val="0083234D"/>
    <w:rsid w:val="00832F9A"/>
    <w:rsid w:val="00834CAD"/>
    <w:rsid w:val="00834E19"/>
    <w:rsid w:val="00834E1A"/>
    <w:rsid w:val="00835CE3"/>
    <w:rsid w:val="00836119"/>
    <w:rsid w:val="0083702D"/>
    <w:rsid w:val="00837C25"/>
    <w:rsid w:val="00840C0A"/>
    <w:rsid w:val="00840E80"/>
    <w:rsid w:val="008419FA"/>
    <w:rsid w:val="00841D69"/>
    <w:rsid w:val="008432FB"/>
    <w:rsid w:val="008435AF"/>
    <w:rsid w:val="008439D5"/>
    <w:rsid w:val="00844057"/>
    <w:rsid w:val="0084446E"/>
    <w:rsid w:val="008446E5"/>
    <w:rsid w:val="00845E8E"/>
    <w:rsid w:val="00846AFF"/>
    <w:rsid w:val="008470A9"/>
    <w:rsid w:val="00852C69"/>
    <w:rsid w:val="00853BF8"/>
    <w:rsid w:val="008540FD"/>
    <w:rsid w:val="00854A38"/>
    <w:rsid w:val="00854A8B"/>
    <w:rsid w:val="008555D7"/>
    <w:rsid w:val="00857131"/>
    <w:rsid w:val="00860765"/>
    <w:rsid w:val="00861EA2"/>
    <w:rsid w:val="008627D7"/>
    <w:rsid w:val="00863E77"/>
    <w:rsid w:val="00864CC3"/>
    <w:rsid w:val="00865A01"/>
    <w:rsid w:val="0087013E"/>
    <w:rsid w:val="008704CA"/>
    <w:rsid w:val="0087139F"/>
    <w:rsid w:val="00871481"/>
    <w:rsid w:val="00872CA7"/>
    <w:rsid w:val="00873B2A"/>
    <w:rsid w:val="00874739"/>
    <w:rsid w:val="008776F8"/>
    <w:rsid w:val="00880574"/>
    <w:rsid w:val="0088082F"/>
    <w:rsid w:val="008818D2"/>
    <w:rsid w:val="008822A9"/>
    <w:rsid w:val="00883129"/>
    <w:rsid w:val="00883E27"/>
    <w:rsid w:val="00886E77"/>
    <w:rsid w:val="008902C8"/>
    <w:rsid w:val="008940E1"/>
    <w:rsid w:val="00895664"/>
    <w:rsid w:val="008975B7"/>
    <w:rsid w:val="008A0AAD"/>
    <w:rsid w:val="008A0D98"/>
    <w:rsid w:val="008A446F"/>
    <w:rsid w:val="008A4AA6"/>
    <w:rsid w:val="008A5CAA"/>
    <w:rsid w:val="008A5D4F"/>
    <w:rsid w:val="008A747D"/>
    <w:rsid w:val="008A7941"/>
    <w:rsid w:val="008B136D"/>
    <w:rsid w:val="008B160C"/>
    <w:rsid w:val="008B1821"/>
    <w:rsid w:val="008B317A"/>
    <w:rsid w:val="008B6D5E"/>
    <w:rsid w:val="008B6E63"/>
    <w:rsid w:val="008C1C9F"/>
    <w:rsid w:val="008C1D2C"/>
    <w:rsid w:val="008C5F6D"/>
    <w:rsid w:val="008C65BA"/>
    <w:rsid w:val="008C719A"/>
    <w:rsid w:val="008C74EF"/>
    <w:rsid w:val="008D00D8"/>
    <w:rsid w:val="008D0DD0"/>
    <w:rsid w:val="008D0DDE"/>
    <w:rsid w:val="008D760C"/>
    <w:rsid w:val="008D7B31"/>
    <w:rsid w:val="008D7C78"/>
    <w:rsid w:val="008E1AA0"/>
    <w:rsid w:val="008E2A2B"/>
    <w:rsid w:val="008E340D"/>
    <w:rsid w:val="008E3EF3"/>
    <w:rsid w:val="008E4EB9"/>
    <w:rsid w:val="008E6291"/>
    <w:rsid w:val="008E6C51"/>
    <w:rsid w:val="008F0199"/>
    <w:rsid w:val="008F089B"/>
    <w:rsid w:val="008F203F"/>
    <w:rsid w:val="008F2C8F"/>
    <w:rsid w:val="008F60C6"/>
    <w:rsid w:val="009007AB"/>
    <w:rsid w:val="00902A56"/>
    <w:rsid w:val="00907C7E"/>
    <w:rsid w:val="00907F9F"/>
    <w:rsid w:val="00910B27"/>
    <w:rsid w:val="009119A7"/>
    <w:rsid w:val="00911B55"/>
    <w:rsid w:val="00914F76"/>
    <w:rsid w:val="00915242"/>
    <w:rsid w:val="00915D4A"/>
    <w:rsid w:val="0091656C"/>
    <w:rsid w:val="00916990"/>
    <w:rsid w:val="00917B93"/>
    <w:rsid w:val="0092039D"/>
    <w:rsid w:val="00921E64"/>
    <w:rsid w:val="0092726A"/>
    <w:rsid w:val="00927667"/>
    <w:rsid w:val="009316C8"/>
    <w:rsid w:val="00931852"/>
    <w:rsid w:val="00932EFA"/>
    <w:rsid w:val="0093365F"/>
    <w:rsid w:val="00933ACA"/>
    <w:rsid w:val="00933C5A"/>
    <w:rsid w:val="00934229"/>
    <w:rsid w:val="00934466"/>
    <w:rsid w:val="00935592"/>
    <w:rsid w:val="00937812"/>
    <w:rsid w:val="00940091"/>
    <w:rsid w:val="0094066E"/>
    <w:rsid w:val="00943D87"/>
    <w:rsid w:val="00946457"/>
    <w:rsid w:val="00947DB0"/>
    <w:rsid w:val="00950C81"/>
    <w:rsid w:val="009538D5"/>
    <w:rsid w:val="00953C69"/>
    <w:rsid w:val="00954E4F"/>
    <w:rsid w:val="0095606E"/>
    <w:rsid w:val="009570FA"/>
    <w:rsid w:val="009609BB"/>
    <w:rsid w:val="009619E5"/>
    <w:rsid w:val="00961B98"/>
    <w:rsid w:val="00961D07"/>
    <w:rsid w:val="009640D9"/>
    <w:rsid w:val="009650C6"/>
    <w:rsid w:val="00966AEC"/>
    <w:rsid w:val="00967791"/>
    <w:rsid w:val="00967C27"/>
    <w:rsid w:val="00973307"/>
    <w:rsid w:val="009734A2"/>
    <w:rsid w:val="00975302"/>
    <w:rsid w:val="00975D1F"/>
    <w:rsid w:val="009768F5"/>
    <w:rsid w:val="00976A91"/>
    <w:rsid w:val="009776CC"/>
    <w:rsid w:val="0098187E"/>
    <w:rsid w:val="00981FEA"/>
    <w:rsid w:val="00983A51"/>
    <w:rsid w:val="0098637D"/>
    <w:rsid w:val="00990257"/>
    <w:rsid w:val="0099481E"/>
    <w:rsid w:val="00994C46"/>
    <w:rsid w:val="00995C2E"/>
    <w:rsid w:val="009967EB"/>
    <w:rsid w:val="009974E5"/>
    <w:rsid w:val="00997D74"/>
    <w:rsid w:val="009A20BF"/>
    <w:rsid w:val="009A45F5"/>
    <w:rsid w:val="009A62E9"/>
    <w:rsid w:val="009B1489"/>
    <w:rsid w:val="009B15A0"/>
    <w:rsid w:val="009B1BC3"/>
    <w:rsid w:val="009B1EBC"/>
    <w:rsid w:val="009B34ED"/>
    <w:rsid w:val="009B4D40"/>
    <w:rsid w:val="009B4EBC"/>
    <w:rsid w:val="009C1416"/>
    <w:rsid w:val="009C1DA4"/>
    <w:rsid w:val="009C1DEB"/>
    <w:rsid w:val="009C2223"/>
    <w:rsid w:val="009C310D"/>
    <w:rsid w:val="009C4D4E"/>
    <w:rsid w:val="009C519B"/>
    <w:rsid w:val="009C5947"/>
    <w:rsid w:val="009C5B1D"/>
    <w:rsid w:val="009C715B"/>
    <w:rsid w:val="009C7308"/>
    <w:rsid w:val="009C74A3"/>
    <w:rsid w:val="009C75BF"/>
    <w:rsid w:val="009C7F9D"/>
    <w:rsid w:val="009D0598"/>
    <w:rsid w:val="009D12CA"/>
    <w:rsid w:val="009D2E31"/>
    <w:rsid w:val="009D321E"/>
    <w:rsid w:val="009D355B"/>
    <w:rsid w:val="009D401C"/>
    <w:rsid w:val="009D4E22"/>
    <w:rsid w:val="009D4F8E"/>
    <w:rsid w:val="009D5885"/>
    <w:rsid w:val="009D5AB1"/>
    <w:rsid w:val="009D5CA6"/>
    <w:rsid w:val="009D7B2F"/>
    <w:rsid w:val="009E1580"/>
    <w:rsid w:val="009E1C19"/>
    <w:rsid w:val="009E2A86"/>
    <w:rsid w:val="009E2AF3"/>
    <w:rsid w:val="009E2B50"/>
    <w:rsid w:val="009E5C09"/>
    <w:rsid w:val="009E5E59"/>
    <w:rsid w:val="009E624E"/>
    <w:rsid w:val="009E6405"/>
    <w:rsid w:val="009E7549"/>
    <w:rsid w:val="009F00C8"/>
    <w:rsid w:val="009F07E8"/>
    <w:rsid w:val="009F0ACE"/>
    <w:rsid w:val="009F2039"/>
    <w:rsid w:val="009F2B18"/>
    <w:rsid w:val="009F4D98"/>
    <w:rsid w:val="009F501F"/>
    <w:rsid w:val="009F57C1"/>
    <w:rsid w:val="009F6D3C"/>
    <w:rsid w:val="009F7B6D"/>
    <w:rsid w:val="00A0098C"/>
    <w:rsid w:val="00A02665"/>
    <w:rsid w:val="00A03D56"/>
    <w:rsid w:val="00A05BC0"/>
    <w:rsid w:val="00A07F71"/>
    <w:rsid w:val="00A10884"/>
    <w:rsid w:val="00A11EF6"/>
    <w:rsid w:val="00A15A02"/>
    <w:rsid w:val="00A16D38"/>
    <w:rsid w:val="00A1737C"/>
    <w:rsid w:val="00A175C1"/>
    <w:rsid w:val="00A177FB"/>
    <w:rsid w:val="00A21859"/>
    <w:rsid w:val="00A248F9"/>
    <w:rsid w:val="00A254E3"/>
    <w:rsid w:val="00A26389"/>
    <w:rsid w:val="00A26F7C"/>
    <w:rsid w:val="00A307B6"/>
    <w:rsid w:val="00A31979"/>
    <w:rsid w:val="00A33FCE"/>
    <w:rsid w:val="00A34176"/>
    <w:rsid w:val="00A34719"/>
    <w:rsid w:val="00A3471E"/>
    <w:rsid w:val="00A34F8D"/>
    <w:rsid w:val="00A3525D"/>
    <w:rsid w:val="00A35707"/>
    <w:rsid w:val="00A371C6"/>
    <w:rsid w:val="00A375F4"/>
    <w:rsid w:val="00A377C7"/>
    <w:rsid w:val="00A37BF2"/>
    <w:rsid w:val="00A40353"/>
    <w:rsid w:val="00A411A6"/>
    <w:rsid w:val="00A428A0"/>
    <w:rsid w:val="00A42A45"/>
    <w:rsid w:val="00A455A5"/>
    <w:rsid w:val="00A53FA4"/>
    <w:rsid w:val="00A54038"/>
    <w:rsid w:val="00A54154"/>
    <w:rsid w:val="00A551B3"/>
    <w:rsid w:val="00A55913"/>
    <w:rsid w:val="00A572DE"/>
    <w:rsid w:val="00A574C2"/>
    <w:rsid w:val="00A60453"/>
    <w:rsid w:val="00A632FE"/>
    <w:rsid w:val="00A63A44"/>
    <w:rsid w:val="00A66156"/>
    <w:rsid w:val="00A70934"/>
    <w:rsid w:val="00A73D54"/>
    <w:rsid w:val="00A74456"/>
    <w:rsid w:val="00A750FF"/>
    <w:rsid w:val="00A8168F"/>
    <w:rsid w:val="00A83A3D"/>
    <w:rsid w:val="00A83AB4"/>
    <w:rsid w:val="00A848F2"/>
    <w:rsid w:val="00A850C5"/>
    <w:rsid w:val="00A852C3"/>
    <w:rsid w:val="00A85CE5"/>
    <w:rsid w:val="00A863EE"/>
    <w:rsid w:val="00A868D9"/>
    <w:rsid w:val="00A875DB"/>
    <w:rsid w:val="00A90095"/>
    <w:rsid w:val="00A9070C"/>
    <w:rsid w:val="00A90E58"/>
    <w:rsid w:val="00A9114E"/>
    <w:rsid w:val="00A9226B"/>
    <w:rsid w:val="00A92611"/>
    <w:rsid w:val="00A9320A"/>
    <w:rsid w:val="00A93EFB"/>
    <w:rsid w:val="00A95FB6"/>
    <w:rsid w:val="00AA1330"/>
    <w:rsid w:val="00AA4822"/>
    <w:rsid w:val="00AA56B3"/>
    <w:rsid w:val="00AA7C1A"/>
    <w:rsid w:val="00AB2703"/>
    <w:rsid w:val="00AB2FB3"/>
    <w:rsid w:val="00AB3221"/>
    <w:rsid w:val="00AB5711"/>
    <w:rsid w:val="00AB7109"/>
    <w:rsid w:val="00AC05BA"/>
    <w:rsid w:val="00AC09D2"/>
    <w:rsid w:val="00AC09E8"/>
    <w:rsid w:val="00AC0AE8"/>
    <w:rsid w:val="00AC4C21"/>
    <w:rsid w:val="00AC58C2"/>
    <w:rsid w:val="00AC68AC"/>
    <w:rsid w:val="00AD09BF"/>
    <w:rsid w:val="00AD1238"/>
    <w:rsid w:val="00AD144C"/>
    <w:rsid w:val="00AD410D"/>
    <w:rsid w:val="00AD5BA3"/>
    <w:rsid w:val="00AD5BFF"/>
    <w:rsid w:val="00AD6CA8"/>
    <w:rsid w:val="00AD7CF6"/>
    <w:rsid w:val="00AE1723"/>
    <w:rsid w:val="00AE1F2D"/>
    <w:rsid w:val="00AE1F77"/>
    <w:rsid w:val="00AE23E3"/>
    <w:rsid w:val="00AE2997"/>
    <w:rsid w:val="00AE30CB"/>
    <w:rsid w:val="00AE4C1D"/>
    <w:rsid w:val="00AE551A"/>
    <w:rsid w:val="00AE7526"/>
    <w:rsid w:val="00AE76F9"/>
    <w:rsid w:val="00AF06F5"/>
    <w:rsid w:val="00AF09B1"/>
    <w:rsid w:val="00AF1F52"/>
    <w:rsid w:val="00AF2FAB"/>
    <w:rsid w:val="00AF4D82"/>
    <w:rsid w:val="00AF6085"/>
    <w:rsid w:val="00AF7B51"/>
    <w:rsid w:val="00B0125A"/>
    <w:rsid w:val="00B01627"/>
    <w:rsid w:val="00B02BB5"/>
    <w:rsid w:val="00B05FC0"/>
    <w:rsid w:val="00B05FC6"/>
    <w:rsid w:val="00B075E0"/>
    <w:rsid w:val="00B078F7"/>
    <w:rsid w:val="00B12666"/>
    <w:rsid w:val="00B12772"/>
    <w:rsid w:val="00B12EB1"/>
    <w:rsid w:val="00B13D6F"/>
    <w:rsid w:val="00B13D8E"/>
    <w:rsid w:val="00B14A7B"/>
    <w:rsid w:val="00B173E5"/>
    <w:rsid w:val="00B2226C"/>
    <w:rsid w:val="00B23595"/>
    <w:rsid w:val="00B27351"/>
    <w:rsid w:val="00B27C00"/>
    <w:rsid w:val="00B32BAE"/>
    <w:rsid w:val="00B3459E"/>
    <w:rsid w:val="00B35D63"/>
    <w:rsid w:val="00B36BAA"/>
    <w:rsid w:val="00B37153"/>
    <w:rsid w:val="00B407EC"/>
    <w:rsid w:val="00B40F9A"/>
    <w:rsid w:val="00B41036"/>
    <w:rsid w:val="00B41423"/>
    <w:rsid w:val="00B4474B"/>
    <w:rsid w:val="00B44869"/>
    <w:rsid w:val="00B4498F"/>
    <w:rsid w:val="00B45B9A"/>
    <w:rsid w:val="00B46322"/>
    <w:rsid w:val="00B50DB7"/>
    <w:rsid w:val="00B51BCD"/>
    <w:rsid w:val="00B54655"/>
    <w:rsid w:val="00B557F8"/>
    <w:rsid w:val="00B565B6"/>
    <w:rsid w:val="00B60883"/>
    <w:rsid w:val="00B63168"/>
    <w:rsid w:val="00B6373B"/>
    <w:rsid w:val="00B63F76"/>
    <w:rsid w:val="00B646BD"/>
    <w:rsid w:val="00B67447"/>
    <w:rsid w:val="00B67DF1"/>
    <w:rsid w:val="00B70741"/>
    <w:rsid w:val="00B7085A"/>
    <w:rsid w:val="00B71200"/>
    <w:rsid w:val="00B71626"/>
    <w:rsid w:val="00B71650"/>
    <w:rsid w:val="00B71B6D"/>
    <w:rsid w:val="00B72F1F"/>
    <w:rsid w:val="00B73EFB"/>
    <w:rsid w:val="00B75762"/>
    <w:rsid w:val="00B80E2D"/>
    <w:rsid w:val="00B82149"/>
    <w:rsid w:val="00B831F0"/>
    <w:rsid w:val="00B83920"/>
    <w:rsid w:val="00B857F7"/>
    <w:rsid w:val="00B865C0"/>
    <w:rsid w:val="00B900F2"/>
    <w:rsid w:val="00B919EA"/>
    <w:rsid w:val="00B91CD7"/>
    <w:rsid w:val="00B9336C"/>
    <w:rsid w:val="00B96222"/>
    <w:rsid w:val="00BA271E"/>
    <w:rsid w:val="00BA364F"/>
    <w:rsid w:val="00BA54DC"/>
    <w:rsid w:val="00BA5AF7"/>
    <w:rsid w:val="00BB3348"/>
    <w:rsid w:val="00BB36F7"/>
    <w:rsid w:val="00BB40B8"/>
    <w:rsid w:val="00BB6408"/>
    <w:rsid w:val="00BC1EC1"/>
    <w:rsid w:val="00BC2B43"/>
    <w:rsid w:val="00BC3DA5"/>
    <w:rsid w:val="00BC6955"/>
    <w:rsid w:val="00BC6FD2"/>
    <w:rsid w:val="00BC7458"/>
    <w:rsid w:val="00BC7D1B"/>
    <w:rsid w:val="00BD0E5C"/>
    <w:rsid w:val="00BD72D6"/>
    <w:rsid w:val="00BD7C0C"/>
    <w:rsid w:val="00BE0415"/>
    <w:rsid w:val="00BE20CC"/>
    <w:rsid w:val="00BE39EA"/>
    <w:rsid w:val="00BE3A2A"/>
    <w:rsid w:val="00BE3B70"/>
    <w:rsid w:val="00BE42B0"/>
    <w:rsid w:val="00BE6CC9"/>
    <w:rsid w:val="00BF07CD"/>
    <w:rsid w:val="00BF2952"/>
    <w:rsid w:val="00BF4CE9"/>
    <w:rsid w:val="00BF52B3"/>
    <w:rsid w:val="00BF54D5"/>
    <w:rsid w:val="00BF77BB"/>
    <w:rsid w:val="00C023B0"/>
    <w:rsid w:val="00C024A6"/>
    <w:rsid w:val="00C033CC"/>
    <w:rsid w:val="00C0471A"/>
    <w:rsid w:val="00C062C1"/>
    <w:rsid w:val="00C0682A"/>
    <w:rsid w:val="00C06C36"/>
    <w:rsid w:val="00C10AAE"/>
    <w:rsid w:val="00C11574"/>
    <w:rsid w:val="00C11B7A"/>
    <w:rsid w:val="00C11DE5"/>
    <w:rsid w:val="00C13032"/>
    <w:rsid w:val="00C1364D"/>
    <w:rsid w:val="00C136E4"/>
    <w:rsid w:val="00C13DC4"/>
    <w:rsid w:val="00C14B4F"/>
    <w:rsid w:val="00C1500A"/>
    <w:rsid w:val="00C15C8A"/>
    <w:rsid w:val="00C1622E"/>
    <w:rsid w:val="00C16DA9"/>
    <w:rsid w:val="00C170EE"/>
    <w:rsid w:val="00C17122"/>
    <w:rsid w:val="00C20655"/>
    <w:rsid w:val="00C208D8"/>
    <w:rsid w:val="00C21CB8"/>
    <w:rsid w:val="00C21DB5"/>
    <w:rsid w:val="00C239A6"/>
    <w:rsid w:val="00C24FD8"/>
    <w:rsid w:val="00C25687"/>
    <w:rsid w:val="00C26325"/>
    <w:rsid w:val="00C305AC"/>
    <w:rsid w:val="00C34603"/>
    <w:rsid w:val="00C34DA8"/>
    <w:rsid w:val="00C35363"/>
    <w:rsid w:val="00C35CF2"/>
    <w:rsid w:val="00C369FD"/>
    <w:rsid w:val="00C3784B"/>
    <w:rsid w:val="00C405D3"/>
    <w:rsid w:val="00C40F75"/>
    <w:rsid w:val="00C416CD"/>
    <w:rsid w:val="00C43B40"/>
    <w:rsid w:val="00C44DAA"/>
    <w:rsid w:val="00C44DFB"/>
    <w:rsid w:val="00C4623D"/>
    <w:rsid w:val="00C463F8"/>
    <w:rsid w:val="00C46615"/>
    <w:rsid w:val="00C472FA"/>
    <w:rsid w:val="00C50400"/>
    <w:rsid w:val="00C50D7A"/>
    <w:rsid w:val="00C50E62"/>
    <w:rsid w:val="00C50ED8"/>
    <w:rsid w:val="00C51750"/>
    <w:rsid w:val="00C5383D"/>
    <w:rsid w:val="00C569FD"/>
    <w:rsid w:val="00C56F0E"/>
    <w:rsid w:val="00C5741C"/>
    <w:rsid w:val="00C619B3"/>
    <w:rsid w:val="00C62E9E"/>
    <w:rsid w:val="00C63114"/>
    <w:rsid w:val="00C669E3"/>
    <w:rsid w:val="00C66C7E"/>
    <w:rsid w:val="00C67E27"/>
    <w:rsid w:val="00C70464"/>
    <w:rsid w:val="00C70A11"/>
    <w:rsid w:val="00C73182"/>
    <w:rsid w:val="00C76E4B"/>
    <w:rsid w:val="00C822E9"/>
    <w:rsid w:val="00C858D6"/>
    <w:rsid w:val="00C872D7"/>
    <w:rsid w:val="00C879BC"/>
    <w:rsid w:val="00C87AC8"/>
    <w:rsid w:val="00C87C74"/>
    <w:rsid w:val="00C925BB"/>
    <w:rsid w:val="00C92785"/>
    <w:rsid w:val="00C9477D"/>
    <w:rsid w:val="00C95C62"/>
    <w:rsid w:val="00C95DC4"/>
    <w:rsid w:val="00C9625A"/>
    <w:rsid w:val="00C96E9D"/>
    <w:rsid w:val="00C97EDF"/>
    <w:rsid w:val="00CA0F19"/>
    <w:rsid w:val="00CA145F"/>
    <w:rsid w:val="00CA22C3"/>
    <w:rsid w:val="00CA2D80"/>
    <w:rsid w:val="00CA36E5"/>
    <w:rsid w:val="00CA3F3C"/>
    <w:rsid w:val="00CA5551"/>
    <w:rsid w:val="00CA589F"/>
    <w:rsid w:val="00CA5F22"/>
    <w:rsid w:val="00CB08ED"/>
    <w:rsid w:val="00CB0B78"/>
    <w:rsid w:val="00CB2972"/>
    <w:rsid w:val="00CB2C2F"/>
    <w:rsid w:val="00CB2EAE"/>
    <w:rsid w:val="00CB3CF6"/>
    <w:rsid w:val="00CB4B1C"/>
    <w:rsid w:val="00CB52E6"/>
    <w:rsid w:val="00CB6BF5"/>
    <w:rsid w:val="00CC2FF4"/>
    <w:rsid w:val="00CC3F95"/>
    <w:rsid w:val="00CC644D"/>
    <w:rsid w:val="00CC70CD"/>
    <w:rsid w:val="00CC7AEF"/>
    <w:rsid w:val="00CD1DDC"/>
    <w:rsid w:val="00CD22F6"/>
    <w:rsid w:val="00CD23A0"/>
    <w:rsid w:val="00CD27B5"/>
    <w:rsid w:val="00CD2E6B"/>
    <w:rsid w:val="00CD59A5"/>
    <w:rsid w:val="00CD6228"/>
    <w:rsid w:val="00CD6B9D"/>
    <w:rsid w:val="00CD77AA"/>
    <w:rsid w:val="00CE067F"/>
    <w:rsid w:val="00CE3C01"/>
    <w:rsid w:val="00CE4D3A"/>
    <w:rsid w:val="00CE6911"/>
    <w:rsid w:val="00CE6B95"/>
    <w:rsid w:val="00CE6E0D"/>
    <w:rsid w:val="00CE7AC1"/>
    <w:rsid w:val="00CF0F2F"/>
    <w:rsid w:val="00CF1E9A"/>
    <w:rsid w:val="00CF5303"/>
    <w:rsid w:val="00CF6A17"/>
    <w:rsid w:val="00D03BB9"/>
    <w:rsid w:val="00D04393"/>
    <w:rsid w:val="00D0507F"/>
    <w:rsid w:val="00D05CB1"/>
    <w:rsid w:val="00D07618"/>
    <w:rsid w:val="00D1161B"/>
    <w:rsid w:val="00D11B48"/>
    <w:rsid w:val="00D13B16"/>
    <w:rsid w:val="00D14B8C"/>
    <w:rsid w:val="00D14F98"/>
    <w:rsid w:val="00D156CE"/>
    <w:rsid w:val="00D17569"/>
    <w:rsid w:val="00D203B9"/>
    <w:rsid w:val="00D23C34"/>
    <w:rsid w:val="00D241AF"/>
    <w:rsid w:val="00D24678"/>
    <w:rsid w:val="00D2572D"/>
    <w:rsid w:val="00D25BCF"/>
    <w:rsid w:val="00D25E75"/>
    <w:rsid w:val="00D27CC4"/>
    <w:rsid w:val="00D30F44"/>
    <w:rsid w:val="00D333CA"/>
    <w:rsid w:val="00D37D55"/>
    <w:rsid w:val="00D400A1"/>
    <w:rsid w:val="00D40FC0"/>
    <w:rsid w:val="00D420C4"/>
    <w:rsid w:val="00D428BA"/>
    <w:rsid w:val="00D434C6"/>
    <w:rsid w:val="00D44F05"/>
    <w:rsid w:val="00D462B3"/>
    <w:rsid w:val="00D4706E"/>
    <w:rsid w:val="00D51725"/>
    <w:rsid w:val="00D52353"/>
    <w:rsid w:val="00D564DB"/>
    <w:rsid w:val="00D5758A"/>
    <w:rsid w:val="00D605BC"/>
    <w:rsid w:val="00D62015"/>
    <w:rsid w:val="00D62548"/>
    <w:rsid w:val="00D636EA"/>
    <w:rsid w:val="00D64210"/>
    <w:rsid w:val="00D66C2B"/>
    <w:rsid w:val="00D66D14"/>
    <w:rsid w:val="00D737BB"/>
    <w:rsid w:val="00D77249"/>
    <w:rsid w:val="00D8154F"/>
    <w:rsid w:val="00D83234"/>
    <w:rsid w:val="00D832BB"/>
    <w:rsid w:val="00D839DA"/>
    <w:rsid w:val="00D83CF0"/>
    <w:rsid w:val="00D84524"/>
    <w:rsid w:val="00D8470D"/>
    <w:rsid w:val="00D855AB"/>
    <w:rsid w:val="00D856E7"/>
    <w:rsid w:val="00D90049"/>
    <w:rsid w:val="00D91013"/>
    <w:rsid w:val="00D91668"/>
    <w:rsid w:val="00D91D50"/>
    <w:rsid w:val="00D92266"/>
    <w:rsid w:val="00D924D4"/>
    <w:rsid w:val="00D93C98"/>
    <w:rsid w:val="00D959B4"/>
    <w:rsid w:val="00D95C24"/>
    <w:rsid w:val="00D97659"/>
    <w:rsid w:val="00DA07C7"/>
    <w:rsid w:val="00DA2835"/>
    <w:rsid w:val="00DA315B"/>
    <w:rsid w:val="00DA490E"/>
    <w:rsid w:val="00DA4D96"/>
    <w:rsid w:val="00DA523C"/>
    <w:rsid w:val="00DA5D14"/>
    <w:rsid w:val="00DA72EA"/>
    <w:rsid w:val="00DA7959"/>
    <w:rsid w:val="00DB36E7"/>
    <w:rsid w:val="00DB3CBB"/>
    <w:rsid w:val="00DB3EFD"/>
    <w:rsid w:val="00DB4045"/>
    <w:rsid w:val="00DB528C"/>
    <w:rsid w:val="00DB59A4"/>
    <w:rsid w:val="00DB5D1D"/>
    <w:rsid w:val="00DB6AEA"/>
    <w:rsid w:val="00DC14FD"/>
    <w:rsid w:val="00DC1DA3"/>
    <w:rsid w:val="00DC4BD7"/>
    <w:rsid w:val="00DC694A"/>
    <w:rsid w:val="00DC6D6F"/>
    <w:rsid w:val="00DD2A3D"/>
    <w:rsid w:val="00DD44A2"/>
    <w:rsid w:val="00DD4BA7"/>
    <w:rsid w:val="00DD6853"/>
    <w:rsid w:val="00DD7C6D"/>
    <w:rsid w:val="00DE0E26"/>
    <w:rsid w:val="00DE0FAE"/>
    <w:rsid w:val="00DE138D"/>
    <w:rsid w:val="00DE3314"/>
    <w:rsid w:val="00DE37D8"/>
    <w:rsid w:val="00DE47C7"/>
    <w:rsid w:val="00DE666F"/>
    <w:rsid w:val="00DE701C"/>
    <w:rsid w:val="00DE73E0"/>
    <w:rsid w:val="00DE7E63"/>
    <w:rsid w:val="00DF11A7"/>
    <w:rsid w:val="00DF45AC"/>
    <w:rsid w:val="00DF49C9"/>
    <w:rsid w:val="00DF59C8"/>
    <w:rsid w:val="00DF67E7"/>
    <w:rsid w:val="00DF6A46"/>
    <w:rsid w:val="00DF75B4"/>
    <w:rsid w:val="00E00308"/>
    <w:rsid w:val="00E00FE5"/>
    <w:rsid w:val="00E01347"/>
    <w:rsid w:val="00E02FDC"/>
    <w:rsid w:val="00E043D7"/>
    <w:rsid w:val="00E04627"/>
    <w:rsid w:val="00E04647"/>
    <w:rsid w:val="00E05F27"/>
    <w:rsid w:val="00E06885"/>
    <w:rsid w:val="00E102B8"/>
    <w:rsid w:val="00E11557"/>
    <w:rsid w:val="00E11839"/>
    <w:rsid w:val="00E11CE7"/>
    <w:rsid w:val="00E13787"/>
    <w:rsid w:val="00E14103"/>
    <w:rsid w:val="00E142D4"/>
    <w:rsid w:val="00E14BF8"/>
    <w:rsid w:val="00E16AB3"/>
    <w:rsid w:val="00E16CD0"/>
    <w:rsid w:val="00E175BB"/>
    <w:rsid w:val="00E177A2"/>
    <w:rsid w:val="00E20271"/>
    <w:rsid w:val="00E217D5"/>
    <w:rsid w:val="00E21C9D"/>
    <w:rsid w:val="00E21D31"/>
    <w:rsid w:val="00E22C7C"/>
    <w:rsid w:val="00E2415D"/>
    <w:rsid w:val="00E27238"/>
    <w:rsid w:val="00E318E6"/>
    <w:rsid w:val="00E31F42"/>
    <w:rsid w:val="00E33377"/>
    <w:rsid w:val="00E35C20"/>
    <w:rsid w:val="00E3678E"/>
    <w:rsid w:val="00E3679C"/>
    <w:rsid w:val="00E37F16"/>
    <w:rsid w:val="00E41AED"/>
    <w:rsid w:val="00E4207E"/>
    <w:rsid w:val="00E43666"/>
    <w:rsid w:val="00E43A5F"/>
    <w:rsid w:val="00E44D37"/>
    <w:rsid w:val="00E45285"/>
    <w:rsid w:val="00E45397"/>
    <w:rsid w:val="00E472CC"/>
    <w:rsid w:val="00E47836"/>
    <w:rsid w:val="00E53576"/>
    <w:rsid w:val="00E55E90"/>
    <w:rsid w:val="00E55F3C"/>
    <w:rsid w:val="00E60707"/>
    <w:rsid w:val="00E60C1C"/>
    <w:rsid w:val="00E62210"/>
    <w:rsid w:val="00E63328"/>
    <w:rsid w:val="00E63488"/>
    <w:rsid w:val="00E634FC"/>
    <w:rsid w:val="00E63FB4"/>
    <w:rsid w:val="00E65B00"/>
    <w:rsid w:val="00E66737"/>
    <w:rsid w:val="00E67334"/>
    <w:rsid w:val="00E67FBF"/>
    <w:rsid w:val="00E7007A"/>
    <w:rsid w:val="00E70538"/>
    <w:rsid w:val="00E70B58"/>
    <w:rsid w:val="00E72118"/>
    <w:rsid w:val="00E7248B"/>
    <w:rsid w:val="00E745F2"/>
    <w:rsid w:val="00E74D34"/>
    <w:rsid w:val="00E76B32"/>
    <w:rsid w:val="00E76D42"/>
    <w:rsid w:val="00E80042"/>
    <w:rsid w:val="00E806F9"/>
    <w:rsid w:val="00E867D7"/>
    <w:rsid w:val="00E87662"/>
    <w:rsid w:val="00E92FBC"/>
    <w:rsid w:val="00E944E0"/>
    <w:rsid w:val="00E94543"/>
    <w:rsid w:val="00E96063"/>
    <w:rsid w:val="00E971ED"/>
    <w:rsid w:val="00EA0F78"/>
    <w:rsid w:val="00EA2034"/>
    <w:rsid w:val="00EA20BD"/>
    <w:rsid w:val="00EA3836"/>
    <w:rsid w:val="00EA4D6B"/>
    <w:rsid w:val="00EA5C56"/>
    <w:rsid w:val="00EA73BF"/>
    <w:rsid w:val="00EA771D"/>
    <w:rsid w:val="00EB02C1"/>
    <w:rsid w:val="00EB1F52"/>
    <w:rsid w:val="00EB4F33"/>
    <w:rsid w:val="00EB541B"/>
    <w:rsid w:val="00EB58CB"/>
    <w:rsid w:val="00EC048F"/>
    <w:rsid w:val="00EC3997"/>
    <w:rsid w:val="00EC3DA9"/>
    <w:rsid w:val="00EC50EA"/>
    <w:rsid w:val="00EC533E"/>
    <w:rsid w:val="00ED0C27"/>
    <w:rsid w:val="00ED1388"/>
    <w:rsid w:val="00ED1D53"/>
    <w:rsid w:val="00ED2501"/>
    <w:rsid w:val="00ED40D8"/>
    <w:rsid w:val="00ED4505"/>
    <w:rsid w:val="00ED6643"/>
    <w:rsid w:val="00EE233A"/>
    <w:rsid w:val="00EE24AB"/>
    <w:rsid w:val="00EE59E8"/>
    <w:rsid w:val="00EE6ED0"/>
    <w:rsid w:val="00EE7EA0"/>
    <w:rsid w:val="00EF166A"/>
    <w:rsid w:val="00EF484F"/>
    <w:rsid w:val="00EF5C0B"/>
    <w:rsid w:val="00EF6F3B"/>
    <w:rsid w:val="00EF7F89"/>
    <w:rsid w:val="00F014F0"/>
    <w:rsid w:val="00F037FC"/>
    <w:rsid w:val="00F03C82"/>
    <w:rsid w:val="00F0439B"/>
    <w:rsid w:val="00F067FB"/>
    <w:rsid w:val="00F07BED"/>
    <w:rsid w:val="00F11B25"/>
    <w:rsid w:val="00F11B34"/>
    <w:rsid w:val="00F13957"/>
    <w:rsid w:val="00F14B9B"/>
    <w:rsid w:val="00F14FFF"/>
    <w:rsid w:val="00F152F9"/>
    <w:rsid w:val="00F16212"/>
    <w:rsid w:val="00F22449"/>
    <w:rsid w:val="00F2456F"/>
    <w:rsid w:val="00F273E1"/>
    <w:rsid w:val="00F30D67"/>
    <w:rsid w:val="00F31B68"/>
    <w:rsid w:val="00F32A91"/>
    <w:rsid w:val="00F34613"/>
    <w:rsid w:val="00F35594"/>
    <w:rsid w:val="00F362E8"/>
    <w:rsid w:val="00F3742A"/>
    <w:rsid w:val="00F37D96"/>
    <w:rsid w:val="00F40F6A"/>
    <w:rsid w:val="00F43C1F"/>
    <w:rsid w:val="00F44005"/>
    <w:rsid w:val="00F44BA2"/>
    <w:rsid w:val="00F44D13"/>
    <w:rsid w:val="00F45063"/>
    <w:rsid w:val="00F45C2C"/>
    <w:rsid w:val="00F45F9C"/>
    <w:rsid w:val="00F4632A"/>
    <w:rsid w:val="00F46599"/>
    <w:rsid w:val="00F46AAE"/>
    <w:rsid w:val="00F47030"/>
    <w:rsid w:val="00F5055C"/>
    <w:rsid w:val="00F511CD"/>
    <w:rsid w:val="00F5226C"/>
    <w:rsid w:val="00F55E4E"/>
    <w:rsid w:val="00F56AE1"/>
    <w:rsid w:val="00F60B23"/>
    <w:rsid w:val="00F60B2E"/>
    <w:rsid w:val="00F62310"/>
    <w:rsid w:val="00F625D8"/>
    <w:rsid w:val="00F65DF4"/>
    <w:rsid w:val="00F723BD"/>
    <w:rsid w:val="00F7412C"/>
    <w:rsid w:val="00F774AE"/>
    <w:rsid w:val="00F808FA"/>
    <w:rsid w:val="00F8125A"/>
    <w:rsid w:val="00F81FA0"/>
    <w:rsid w:val="00F8373B"/>
    <w:rsid w:val="00F83EB5"/>
    <w:rsid w:val="00F855FD"/>
    <w:rsid w:val="00F87006"/>
    <w:rsid w:val="00F87938"/>
    <w:rsid w:val="00F90642"/>
    <w:rsid w:val="00F90F2A"/>
    <w:rsid w:val="00F91932"/>
    <w:rsid w:val="00F95B55"/>
    <w:rsid w:val="00F9771E"/>
    <w:rsid w:val="00F97844"/>
    <w:rsid w:val="00F97B16"/>
    <w:rsid w:val="00F97B77"/>
    <w:rsid w:val="00FA1091"/>
    <w:rsid w:val="00FA461C"/>
    <w:rsid w:val="00FA48B3"/>
    <w:rsid w:val="00FA48C2"/>
    <w:rsid w:val="00FA5399"/>
    <w:rsid w:val="00FA6DDD"/>
    <w:rsid w:val="00FA7326"/>
    <w:rsid w:val="00FB1114"/>
    <w:rsid w:val="00FB1DDE"/>
    <w:rsid w:val="00FB2623"/>
    <w:rsid w:val="00FB325E"/>
    <w:rsid w:val="00FB4B9B"/>
    <w:rsid w:val="00FB5788"/>
    <w:rsid w:val="00FB76EA"/>
    <w:rsid w:val="00FC2362"/>
    <w:rsid w:val="00FC253D"/>
    <w:rsid w:val="00FC3DEF"/>
    <w:rsid w:val="00FC4BE0"/>
    <w:rsid w:val="00FC5BF4"/>
    <w:rsid w:val="00FC6819"/>
    <w:rsid w:val="00FC74E1"/>
    <w:rsid w:val="00FD20F4"/>
    <w:rsid w:val="00FD3C7D"/>
    <w:rsid w:val="00FD4A08"/>
    <w:rsid w:val="00FD5382"/>
    <w:rsid w:val="00FD5B2A"/>
    <w:rsid w:val="00FD6387"/>
    <w:rsid w:val="00FE02F2"/>
    <w:rsid w:val="00FE1259"/>
    <w:rsid w:val="00FE1B0F"/>
    <w:rsid w:val="00FE2C37"/>
    <w:rsid w:val="00FE2DC0"/>
    <w:rsid w:val="00FE4D97"/>
    <w:rsid w:val="00FE714D"/>
    <w:rsid w:val="00FF0838"/>
    <w:rsid w:val="00FF1009"/>
    <w:rsid w:val="00FF510F"/>
    <w:rsid w:val="00FF5A62"/>
    <w:rsid w:val="00FF6944"/>
    <w:rsid w:val="00FF7526"/>
    <w:rsid w:val="014D8E85"/>
    <w:rsid w:val="0157C7B7"/>
    <w:rsid w:val="059A5D63"/>
    <w:rsid w:val="05D5B220"/>
    <w:rsid w:val="06D03988"/>
    <w:rsid w:val="083F1029"/>
    <w:rsid w:val="0BDB7598"/>
    <w:rsid w:val="0C5F0703"/>
    <w:rsid w:val="0C62A65E"/>
    <w:rsid w:val="0EAC27A7"/>
    <w:rsid w:val="0FF5C2B7"/>
    <w:rsid w:val="1134D8C0"/>
    <w:rsid w:val="135FE2E3"/>
    <w:rsid w:val="15EB8CEF"/>
    <w:rsid w:val="1A2EAD0D"/>
    <w:rsid w:val="1F43337E"/>
    <w:rsid w:val="2462CF62"/>
    <w:rsid w:val="2490D8DF"/>
    <w:rsid w:val="27C4A6AD"/>
    <w:rsid w:val="2A0787C3"/>
    <w:rsid w:val="2CEB9983"/>
    <w:rsid w:val="2F3D6FCB"/>
    <w:rsid w:val="2FF68C22"/>
    <w:rsid w:val="30B37A5E"/>
    <w:rsid w:val="35944F42"/>
    <w:rsid w:val="35D6DC38"/>
    <w:rsid w:val="387025AE"/>
    <w:rsid w:val="39B76723"/>
    <w:rsid w:val="3B62B2EC"/>
    <w:rsid w:val="3B655EE9"/>
    <w:rsid w:val="3BA7EE2F"/>
    <w:rsid w:val="3C67A8D7"/>
    <w:rsid w:val="3C849096"/>
    <w:rsid w:val="3D19102A"/>
    <w:rsid w:val="3DDEDAAB"/>
    <w:rsid w:val="3E2D4BF5"/>
    <w:rsid w:val="3FDA3CFC"/>
    <w:rsid w:val="3FDBE8A0"/>
    <w:rsid w:val="407A4D27"/>
    <w:rsid w:val="40A6508F"/>
    <w:rsid w:val="40BAE604"/>
    <w:rsid w:val="41C13744"/>
    <w:rsid w:val="41EDCF92"/>
    <w:rsid w:val="45A6F0FD"/>
    <w:rsid w:val="471A700A"/>
    <w:rsid w:val="4A77E808"/>
    <w:rsid w:val="4C47D32B"/>
    <w:rsid w:val="4DC31282"/>
    <w:rsid w:val="4EA59302"/>
    <w:rsid w:val="4EC77381"/>
    <w:rsid w:val="4F9D2A08"/>
    <w:rsid w:val="50597C9D"/>
    <w:rsid w:val="5135D296"/>
    <w:rsid w:val="52975819"/>
    <w:rsid w:val="5325BA93"/>
    <w:rsid w:val="53B7874D"/>
    <w:rsid w:val="59F94364"/>
    <w:rsid w:val="5B9A37E3"/>
    <w:rsid w:val="5ECFC508"/>
    <w:rsid w:val="60AF3DFF"/>
    <w:rsid w:val="6109E531"/>
    <w:rsid w:val="634B249A"/>
    <w:rsid w:val="63CBF023"/>
    <w:rsid w:val="666D9261"/>
    <w:rsid w:val="67256DBE"/>
    <w:rsid w:val="6A24386D"/>
    <w:rsid w:val="6A88458D"/>
    <w:rsid w:val="6CD38F72"/>
    <w:rsid w:val="7090D060"/>
    <w:rsid w:val="75657A24"/>
    <w:rsid w:val="79939D89"/>
    <w:rsid w:val="79EAC822"/>
    <w:rsid w:val="7E74C5F1"/>
    <w:rsid w:val="7E97DACD"/>
    <w:rsid w:val="7E9E1C53"/>
    <w:rsid w:val="7FAC2C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87E19"/>
  <w15:chartTrackingRefBased/>
  <w15:docId w15:val="{275D13E2-BBDC-42EF-AAC3-91913E60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4"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8" w:unhideWhenUsed="1"/>
    <w:lsdException w:name="toc 5" w:semiHidden="1" w:uiPriority="38" w:unhideWhenUsed="1"/>
    <w:lsdException w:name="toc 6" w:semiHidden="1" w:uiPriority="38" w:unhideWhenUsed="1"/>
    <w:lsdException w:name="toc 7" w:semiHidden="1" w:uiPriority="38" w:unhideWhenUsed="1"/>
    <w:lsdException w:name="toc 8" w:semiHidden="1" w:uiPriority="38" w:unhideWhenUsed="1"/>
    <w:lsdException w:name="toc 9" w:semiHidden="1" w:uiPriority="38" w:unhideWhenUsed="1"/>
    <w:lsdException w:name="Normal Indent" w:semiHidden="1" w:uiPriority="0" w:unhideWhenUsed="1"/>
    <w:lsdException w:name="footnote text" w:semiHidden="1" w:unhideWhenUsed="1"/>
    <w:lsdException w:name="annotation text" w:semiHidden="1" w:unhideWhenUsed="1"/>
    <w:lsdException w:name="header" w:semiHidden="1" w:uiPriority="33" w:unhideWhenUsed="1"/>
    <w:lsdException w:name="footer" w:semiHidden="1" w:uiPriority="33"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1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qFormat="1"/>
    <w:lsdException w:name="List Bullet 4" w:semiHidden="1" w:uiPriority="11" w:unhideWhenUsed="1" w:qFormat="1"/>
    <w:lsdException w:name="List Bullet 5" w:semiHidden="1" w:uiPriority="11" w:unhideWhenUsed="1" w:qFormat="1"/>
    <w:lsdException w:name="List Number 2" w:semiHidden="1" w:uiPriority="11" w:unhideWhenUsed="1" w:qFormat="1"/>
    <w:lsdException w:name="List Number 3" w:semiHidden="1" w:uiPriority="11" w:unhideWhenUsed="1" w:qFormat="1"/>
    <w:lsdException w:name="List Number 4" w:semiHidden="1" w:uiPriority="11" w:unhideWhenUsed="1" w:qFormat="1"/>
    <w:lsdException w:name="List Number 5" w:semiHidden="1" w:uiPriority="11" w:unhideWhenUsed="1"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10" w:unhideWhenUsed="1" w:qFormat="1"/>
    <w:lsdException w:name="Body Text 3" w:semiHidden="1" w:uiPriority="1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4"/>
    <w:qFormat/>
    <w:rsid w:val="00317B56"/>
    <w:pPr>
      <w:spacing w:line="240" w:lineRule="auto"/>
    </w:pPr>
    <w:rPr>
      <w:rFonts w:ascii="Arial" w:eastAsia="Times New Roman" w:hAnsi="Arial" w:cs="Times New Roman"/>
      <w:kern w:val="0"/>
      <w:sz w:val="20"/>
      <w:szCs w:val="24"/>
      <w14:ligatures w14:val="none"/>
    </w:rPr>
  </w:style>
  <w:style w:type="paragraph" w:styleId="Heading1">
    <w:name w:val="heading 1"/>
    <w:aliases w:val="Language"/>
    <w:basedOn w:val="Normal"/>
    <w:next w:val="BodyText"/>
    <w:link w:val="Heading1Char"/>
    <w:qFormat/>
    <w:rsid w:val="00AD410D"/>
    <w:pPr>
      <w:keepNext/>
      <w:keepLines/>
      <w:pageBreakBefore/>
      <w:spacing w:before="120"/>
      <w:outlineLvl w:val="0"/>
    </w:pPr>
    <w:rPr>
      <w:rFonts w:ascii="Calibri" w:hAnsi="Calibri"/>
      <w:b/>
      <w:bCs/>
      <w:caps/>
      <w:color w:val="5B9BD5" w:themeColor="accent5"/>
      <w:sz w:val="36"/>
      <w:szCs w:val="28"/>
    </w:rPr>
  </w:style>
  <w:style w:type="paragraph" w:styleId="Heading2">
    <w:name w:val="heading 2"/>
    <w:basedOn w:val="BodyText"/>
    <w:next w:val="BodyText2"/>
    <w:link w:val="Heading2Char"/>
    <w:uiPriority w:val="1"/>
    <w:qFormat/>
    <w:rsid w:val="00AD410D"/>
    <w:pPr>
      <w:keepNext/>
      <w:numPr>
        <w:numId w:val="4"/>
      </w:numPr>
      <w:spacing w:before="240"/>
      <w:outlineLvl w:val="1"/>
    </w:pPr>
    <w:rPr>
      <w:b/>
      <w:sz w:val="24"/>
    </w:rPr>
  </w:style>
  <w:style w:type="paragraph" w:styleId="Heading3">
    <w:name w:val="heading 3"/>
    <w:basedOn w:val="Heading2"/>
    <w:next w:val="BodyText3"/>
    <w:link w:val="Heading3Char"/>
    <w:uiPriority w:val="1"/>
    <w:qFormat/>
    <w:rsid w:val="00AD410D"/>
    <w:pPr>
      <w:numPr>
        <w:ilvl w:val="1"/>
      </w:numPr>
      <w:outlineLvl w:val="2"/>
    </w:pPr>
    <w:rPr>
      <w:sz w:val="22"/>
    </w:rPr>
  </w:style>
  <w:style w:type="paragraph" w:styleId="Heading4">
    <w:name w:val="heading 4"/>
    <w:basedOn w:val="Heading3"/>
    <w:next w:val="BodyText4"/>
    <w:link w:val="Heading4Char"/>
    <w:uiPriority w:val="1"/>
    <w:qFormat/>
    <w:rsid w:val="00AD410D"/>
    <w:pPr>
      <w:numPr>
        <w:ilvl w:val="2"/>
      </w:numPr>
      <w:outlineLvl w:val="3"/>
    </w:pPr>
    <w:rPr>
      <w:bCs/>
      <w:iCs/>
    </w:rPr>
  </w:style>
  <w:style w:type="paragraph" w:styleId="Heading5">
    <w:name w:val="heading 5"/>
    <w:basedOn w:val="Heading4"/>
    <w:next w:val="BodyText5"/>
    <w:link w:val="Heading5Char"/>
    <w:uiPriority w:val="1"/>
    <w:qFormat/>
    <w:rsid w:val="00AD410D"/>
    <w:pPr>
      <w:keepNext w:val="0"/>
      <w:numPr>
        <w:ilvl w:val="3"/>
      </w:numPr>
      <w:outlineLvl w:val="4"/>
    </w:pPr>
    <w:rPr>
      <w:rFonts w:eastAsia="MS Gothic" w:cs="Times New Roman"/>
      <w:b w:val="0"/>
    </w:rPr>
  </w:style>
  <w:style w:type="paragraph" w:styleId="Heading6">
    <w:name w:val="heading 6"/>
    <w:basedOn w:val="Heading5"/>
    <w:next w:val="BodyText6"/>
    <w:link w:val="Heading6Char"/>
    <w:uiPriority w:val="1"/>
    <w:qFormat/>
    <w:rsid w:val="00AD410D"/>
    <w:pPr>
      <w:numPr>
        <w:ilvl w:val="4"/>
      </w:numPr>
      <w:spacing w:before="120"/>
      <w:outlineLvl w:val="5"/>
    </w:pPr>
    <w:rPr>
      <w:iCs w:val="0"/>
    </w:rPr>
  </w:style>
  <w:style w:type="paragraph" w:styleId="Heading7">
    <w:name w:val="heading 7"/>
    <w:basedOn w:val="Heading6"/>
    <w:next w:val="BodyText6"/>
    <w:link w:val="Heading7Char"/>
    <w:uiPriority w:val="1"/>
    <w:unhideWhenUsed/>
    <w:qFormat/>
    <w:rsid w:val="00AD410D"/>
    <w:pPr>
      <w:numPr>
        <w:ilvl w:val="5"/>
      </w:numPr>
      <w:outlineLvl w:val="6"/>
    </w:pPr>
    <w:rPr>
      <w:iCs/>
    </w:rPr>
  </w:style>
  <w:style w:type="paragraph" w:styleId="Heading8">
    <w:name w:val="heading 8"/>
    <w:basedOn w:val="Heading7"/>
    <w:next w:val="BodyText"/>
    <w:link w:val="Heading8Char"/>
    <w:uiPriority w:val="1"/>
    <w:unhideWhenUsed/>
    <w:qFormat/>
    <w:rsid w:val="00AD410D"/>
    <w:pPr>
      <w:numPr>
        <w:ilvl w:val="6"/>
      </w:numPr>
      <w:outlineLvl w:val="7"/>
    </w:pPr>
    <w:rPr>
      <w:i/>
      <w:szCs w:val="20"/>
    </w:rPr>
  </w:style>
  <w:style w:type="paragraph" w:styleId="Heading9">
    <w:name w:val="heading 9"/>
    <w:basedOn w:val="Heading8"/>
    <w:next w:val="BodyText"/>
    <w:link w:val="Heading9Char"/>
    <w:uiPriority w:val="1"/>
    <w:unhideWhenUsed/>
    <w:qFormat/>
    <w:rsid w:val="00AD410D"/>
    <w:pPr>
      <w:numPr>
        <w:ilvl w:val="7"/>
      </w:numPr>
      <w:outlineLvl w:val="8"/>
    </w:pPr>
    <w:rPr>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1"/>
    <w:rsid w:val="00AD410D"/>
    <w:rPr>
      <w:rFonts w:ascii="Arial" w:eastAsia="Times New Roman" w:hAnsi="Arial" w:cs="Arial"/>
      <w:b/>
      <w:bCs/>
      <w:iCs/>
      <w:kern w:val="0"/>
      <w14:ligatures w14:val="none"/>
    </w:rPr>
  </w:style>
  <w:style w:type="numbering" w:styleId="111111">
    <w:name w:val="Outline List 2"/>
    <w:basedOn w:val="NoList"/>
    <w:uiPriority w:val="99"/>
    <w:unhideWhenUsed/>
    <w:rsid w:val="00AD410D"/>
    <w:pPr>
      <w:numPr>
        <w:numId w:val="2"/>
      </w:numPr>
    </w:pPr>
  </w:style>
  <w:style w:type="paragraph" w:styleId="BodyText">
    <w:name w:val="Body Text"/>
    <w:basedOn w:val="Normal"/>
    <w:link w:val="BodyTextChar"/>
    <w:uiPriority w:val="10"/>
    <w:qFormat/>
    <w:rsid w:val="00AD410D"/>
    <w:pPr>
      <w:keepLines/>
      <w:spacing w:before="120"/>
    </w:pPr>
    <w:rPr>
      <w:rFonts w:cs="Arial"/>
      <w:szCs w:val="22"/>
    </w:rPr>
  </w:style>
  <w:style w:type="character" w:customStyle="1" w:styleId="BodyTextChar">
    <w:name w:val="Body Text Char"/>
    <w:link w:val="BodyText"/>
    <w:uiPriority w:val="10"/>
    <w:rsid w:val="00AD410D"/>
    <w:rPr>
      <w:rFonts w:ascii="Arial" w:eastAsia="Times New Roman" w:hAnsi="Arial" w:cs="Arial"/>
      <w:kern w:val="0"/>
      <w:sz w:val="20"/>
      <w14:ligatures w14:val="none"/>
    </w:rPr>
  </w:style>
  <w:style w:type="character" w:customStyle="1" w:styleId="Heading2Char">
    <w:name w:val="Heading 2 Char"/>
    <w:link w:val="Heading2"/>
    <w:uiPriority w:val="1"/>
    <w:rsid w:val="00AD410D"/>
    <w:rPr>
      <w:rFonts w:ascii="Arial" w:eastAsia="Times New Roman" w:hAnsi="Arial" w:cs="Arial"/>
      <w:b/>
      <w:kern w:val="0"/>
      <w:sz w:val="24"/>
      <w14:ligatures w14:val="none"/>
    </w:rPr>
  </w:style>
  <w:style w:type="paragraph" w:styleId="BodyText2">
    <w:name w:val="Body Text 2"/>
    <w:basedOn w:val="BodyText"/>
    <w:link w:val="BodyText2Char"/>
    <w:uiPriority w:val="10"/>
    <w:qFormat/>
    <w:rsid w:val="00AD410D"/>
    <w:pPr>
      <w:ind w:left="360"/>
    </w:pPr>
    <w:rPr>
      <w:rFonts w:eastAsia="MS Mincho"/>
    </w:rPr>
  </w:style>
  <w:style w:type="character" w:customStyle="1" w:styleId="BodyText2Char">
    <w:name w:val="Body Text 2 Char"/>
    <w:link w:val="BodyText2"/>
    <w:uiPriority w:val="10"/>
    <w:rsid w:val="00AD410D"/>
    <w:rPr>
      <w:rFonts w:ascii="Arial" w:eastAsia="MS Mincho" w:hAnsi="Arial" w:cs="Arial"/>
      <w:kern w:val="0"/>
      <w:sz w:val="20"/>
      <w14:ligatures w14:val="none"/>
    </w:rPr>
  </w:style>
  <w:style w:type="paragraph" w:customStyle="1" w:styleId="AppendixTitleCentered">
    <w:name w:val="Appendix Title Centered"/>
    <w:basedOn w:val="Heading2"/>
    <w:next w:val="BodyText"/>
    <w:link w:val="AppendixTitleCenteredChar"/>
    <w:uiPriority w:val="3"/>
    <w:qFormat/>
    <w:rsid w:val="00AD410D"/>
    <w:pPr>
      <w:pageBreakBefore/>
      <w:numPr>
        <w:numId w:val="3"/>
      </w:numPr>
      <w:jc w:val="center"/>
    </w:pPr>
  </w:style>
  <w:style w:type="character" w:customStyle="1" w:styleId="AppendixTitleCenteredChar">
    <w:name w:val="Appendix Title Centered Char"/>
    <w:basedOn w:val="DefaultParagraphFont"/>
    <w:link w:val="AppendixTitleCentered"/>
    <w:uiPriority w:val="3"/>
    <w:rsid w:val="00AD410D"/>
    <w:rPr>
      <w:rFonts w:ascii="Arial" w:eastAsia="Times New Roman" w:hAnsi="Arial" w:cs="Arial"/>
      <w:b/>
      <w:kern w:val="0"/>
      <w:sz w:val="24"/>
      <w14:ligatures w14:val="none"/>
    </w:rPr>
  </w:style>
  <w:style w:type="paragraph" w:styleId="BalloonText">
    <w:name w:val="Balloon Text"/>
    <w:basedOn w:val="Normal"/>
    <w:link w:val="BalloonTextChar"/>
    <w:uiPriority w:val="99"/>
    <w:unhideWhenUsed/>
    <w:rsid w:val="00AD410D"/>
    <w:rPr>
      <w:rFonts w:ascii="Segoe UI" w:hAnsi="Segoe UI" w:cs="Segoe UI"/>
      <w:sz w:val="18"/>
      <w:szCs w:val="18"/>
    </w:rPr>
  </w:style>
  <w:style w:type="character" w:customStyle="1" w:styleId="BalloonTextChar">
    <w:name w:val="Balloon Text Char"/>
    <w:basedOn w:val="DefaultParagraphFont"/>
    <w:link w:val="BalloonText"/>
    <w:uiPriority w:val="99"/>
    <w:rsid w:val="00AD410D"/>
    <w:rPr>
      <w:rFonts w:ascii="Segoe UI" w:eastAsia="Times New Roman" w:hAnsi="Segoe UI" w:cs="Segoe UI"/>
      <w:kern w:val="0"/>
      <w:sz w:val="18"/>
      <w:szCs w:val="18"/>
      <w14:ligatures w14:val="none"/>
    </w:rPr>
  </w:style>
  <w:style w:type="paragraph" w:styleId="BlockText">
    <w:name w:val="Block Text"/>
    <w:basedOn w:val="Normal"/>
    <w:uiPriority w:val="99"/>
    <w:rsid w:val="00AD410D"/>
    <w:pPr>
      <w:ind w:left="426" w:right="-270"/>
    </w:pPr>
    <w:rPr>
      <w:rFonts w:cs="Arial"/>
      <w:i/>
      <w:color w:val="4F81BD"/>
      <w:sz w:val="21"/>
      <w:szCs w:val="21"/>
    </w:rPr>
  </w:style>
  <w:style w:type="paragraph" w:styleId="BodyText3">
    <w:name w:val="Body Text 3"/>
    <w:basedOn w:val="BodyText"/>
    <w:link w:val="BodyText3Char"/>
    <w:uiPriority w:val="10"/>
    <w:qFormat/>
    <w:rsid w:val="00AD410D"/>
    <w:pPr>
      <w:ind w:left="864"/>
    </w:pPr>
    <w:rPr>
      <w:szCs w:val="16"/>
    </w:rPr>
  </w:style>
  <w:style w:type="character" w:customStyle="1" w:styleId="BodyText3Char">
    <w:name w:val="Body Text 3 Char"/>
    <w:link w:val="BodyText3"/>
    <w:uiPriority w:val="10"/>
    <w:rsid w:val="00AD410D"/>
    <w:rPr>
      <w:rFonts w:ascii="Arial" w:eastAsia="Times New Roman" w:hAnsi="Arial" w:cs="Arial"/>
      <w:kern w:val="0"/>
      <w:sz w:val="20"/>
      <w:szCs w:val="16"/>
      <w14:ligatures w14:val="none"/>
    </w:rPr>
  </w:style>
  <w:style w:type="paragraph" w:customStyle="1" w:styleId="BodyText4">
    <w:name w:val="Body Text 4"/>
    <w:basedOn w:val="BodyText"/>
    <w:link w:val="BodyText4Char"/>
    <w:uiPriority w:val="10"/>
    <w:qFormat/>
    <w:rsid w:val="00AD410D"/>
    <w:pPr>
      <w:ind w:left="1584"/>
    </w:pPr>
    <w:rPr>
      <w:rFonts w:eastAsia="MS Mincho"/>
    </w:rPr>
  </w:style>
  <w:style w:type="character" w:customStyle="1" w:styleId="BodyText4Char">
    <w:name w:val="Body Text 4 Char"/>
    <w:link w:val="BodyText4"/>
    <w:uiPriority w:val="10"/>
    <w:rsid w:val="00AD410D"/>
    <w:rPr>
      <w:rFonts w:ascii="Arial" w:eastAsia="MS Mincho" w:hAnsi="Arial" w:cs="Arial"/>
      <w:kern w:val="0"/>
      <w:sz w:val="20"/>
      <w14:ligatures w14:val="none"/>
    </w:rPr>
  </w:style>
  <w:style w:type="paragraph" w:customStyle="1" w:styleId="BodyText5">
    <w:name w:val="Body Text 5"/>
    <w:basedOn w:val="BodyText"/>
    <w:link w:val="BodyText5Char"/>
    <w:uiPriority w:val="10"/>
    <w:qFormat/>
    <w:rsid w:val="00AD410D"/>
    <w:pPr>
      <w:ind w:left="2520"/>
    </w:pPr>
    <w:rPr>
      <w:rFonts w:eastAsia="MS Mincho"/>
    </w:rPr>
  </w:style>
  <w:style w:type="character" w:customStyle="1" w:styleId="BodyText5Char">
    <w:name w:val="Body Text 5 Char"/>
    <w:link w:val="BodyText5"/>
    <w:uiPriority w:val="10"/>
    <w:rsid w:val="00AD410D"/>
    <w:rPr>
      <w:rFonts w:ascii="Arial" w:eastAsia="MS Mincho" w:hAnsi="Arial" w:cs="Arial"/>
      <w:kern w:val="0"/>
      <w:sz w:val="20"/>
      <w14:ligatures w14:val="none"/>
    </w:rPr>
  </w:style>
  <w:style w:type="paragraph" w:customStyle="1" w:styleId="BodyText6">
    <w:name w:val="Body Text 6"/>
    <w:basedOn w:val="BodyText"/>
    <w:link w:val="BodyText6Char"/>
    <w:uiPriority w:val="10"/>
    <w:qFormat/>
    <w:rsid w:val="00AD410D"/>
    <w:pPr>
      <w:ind w:left="3672"/>
    </w:pPr>
  </w:style>
  <w:style w:type="character" w:customStyle="1" w:styleId="BodyText6Char">
    <w:name w:val="Body Text 6 Char"/>
    <w:basedOn w:val="BodyTextChar"/>
    <w:link w:val="BodyText6"/>
    <w:uiPriority w:val="10"/>
    <w:rsid w:val="00AD410D"/>
    <w:rPr>
      <w:rFonts w:ascii="Arial" w:eastAsia="Times New Roman" w:hAnsi="Arial" w:cs="Arial"/>
      <w:kern w:val="0"/>
      <w:sz w:val="20"/>
      <w14:ligatures w14:val="none"/>
    </w:rPr>
  </w:style>
  <w:style w:type="character" w:styleId="BookTitle">
    <w:name w:val="Book Title"/>
    <w:uiPriority w:val="99"/>
    <w:qFormat/>
    <w:rsid w:val="00AD410D"/>
    <w:rPr>
      <w:b w:val="0"/>
      <w:bCs/>
      <w:i/>
      <w:iCs/>
      <w:spacing w:val="5"/>
    </w:rPr>
  </w:style>
  <w:style w:type="paragraph" w:customStyle="1" w:styleId="CalloutNumber">
    <w:name w:val="Callout Number"/>
    <w:basedOn w:val="Normal"/>
    <w:link w:val="CalloutNumberChar"/>
    <w:uiPriority w:val="14"/>
    <w:qFormat/>
    <w:rsid w:val="00AD410D"/>
    <w:pPr>
      <w:jc w:val="center"/>
    </w:pPr>
    <w:rPr>
      <w:b/>
      <w:color w:val="FFFFFF" w:themeColor="background1"/>
      <w:sz w:val="16"/>
      <w:szCs w:val="16"/>
    </w:rPr>
  </w:style>
  <w:style w:type="character" w:customStyle="1" w:styleId="CalloutNumberChar">
    <w:name w:val="Callout Number Char"/>
    <w:basedOn w:val="DefaultParagraphFont"/>
    <w:link w:val="CalloutNumber"/>
    <w:uiPriority w:val="14"/>
    <w:rsid w:val="00AD410D"/>
    <w:rPr>
      <w:rFonts w:ascii="Arial" w:eastAsia="Times New Roman" w:hAnsi="Arial" w:cs="Times New Roman"/>
      <w:b/>
      <w:color w:val="FFFFFF" w:themeColor="background1"/>
      <w:kern w:val="0"/>
      <w:sz w:val="16"/>
      <w:szCs w:val="16"/>
      <w14:ligatures w14:val="none"/>
    </w:rPr>
  </w:style>
  <w:style w:type="paragraph" w:styleId="Caption">
    <w:name w:val="caption"/>
    <w:basedOn w:val="BodyText"/>
    <w:next w:val="BodyText"/>
    <w:link w:val="CaptionChar"/>
    <w:uiPriority w:val="12"/>
    <w:qFormat/>
    <w:rsid w:val="00AD410D"/>
    <w:rPr>
      <w:i/>
      <w:iCs/>
      <w:sz w:val="16"/>
      <w:szCs w:val="18"/>
    </w:rPr>
  </w:style>
  <w:style w:type="character" w:customStyle="1" w:styleId="CaptionChar">
    <w:name w:val="Caption Char"/>
    <w:basedOn w:val="BodyTextChar"/>
    <w:link w:val="Caption"/>
    <w:uiPriority w:val="12"/>
    <w:rsid w:val="00AD410D"/>
    <w:rPr>
      <w:rFonts w:ascii="Arial" w:eastAsia="Times New Roman" w:hAnsi="Arial" w:cs="Arial"/>
      <w:i/>
      <w:iCs/>
      <w:kern w:val="0"/>
      <w:sz w:val="16"/>
      <w:szCs w:val="18"/>
      <w14:ligatures w14:val="none"/>
    </w:rPr>
  </w:style>
  <w:style w:type="paragraph" w:customStyle="1" w:styleId="Caption2">
    <w:name w:val="Caption 2"/>
    <w:basedOn w:val="BodyText2"/>
    <w:next w:val="BodyText2"/>
    <w:link w:val="Caption2Char"/>
    <w:uiPriority w:val="12"/>
    <w:qFormat/>
    <w:rsid w:val="00AD410D"/>
    <w:pPr>
      <w:spacing w:before="0"/>
    </w:pPr>
    <w:rPr>
      <w:i/>
      <w:sz w:val="16"/>
    </w:rPr>
  </w:style>
  <w:style w:type="character" w:customStyle="1" w:styleId="Caption2Char">
    <w:name w:val="Caption 2 Char"/>
    <w:basedOn w:val="BodyText2Char"/>
    <w:link w:val="Caption2"/>
    <w:uiPriority w:val="12"/>
    <w:rsid w:val="00AD410D"/>
    <w:rPr>
      <w:rFonts w:ascii="Arial" w:eastAsia="MS Mincho" w:hAnsi="Arial" w:cs="Arial"/>
      <w:i/>
      <w:kern w:val="0"/>
      <w:sz w:val="16"/>
      <w14:ligatures w14:val="none"/>
    </w:rPr>
  </w:style>
  <w:style w:type="paragraph" w:customStyle="1" w:styleId="Caption3">
    <w:name w:val="Caption 3"/>
    <w:basedOn w:val="BodyText3"/>
    <w:next w:val="BodyText3"/>
    <w:link w:val="Caption3Char"/>
    <w:uiPriority w:val="12"/>
    <w:qFormat/>
    <w:rsid w:val="00AD410D"/>
    <w:pPr>
      <w:spacing w:before="0"/>
    </w:pPr>
    <w:rPr>
      <w:i/>
      <w:sz w:val="16"/>
    </w:rPr>
  </w:style>
  <w:style w:type="character" w:customStyle="1" w:styleId="Caption3Char">
    <w:name w:val="Caption 3 Char"/>
    <w:basedOn w:val="BodyText3Char"/>
    <w:link w:val="Caption3"/>
    <w:uiPriority w:val="12"/>
    <w:rsid w:val="00AD410D"/>
    <w:rPr>
      <w:rFonts w:ascii="Arial" w:eastAsia="Times New Roman" w:hAnsi="Arial" w:cs="Arial"/>
      <w:i/>
      <w:kern w:val="0"/>
      <w:sz w:val="16"/>
      <w:szCs w:val="16"/>
      <w14:ligatures w14:val="none"/>
    </w:rPr>
  </w:style>
  <w:style w:type="paragraph" w:customStyle="1" w:styleId="Caption4">
    <w:name w:val="Caption 4"/>
    <w:basedOn w:val="BodyText4"/>
    <w:next w:val="BodyText4"/>
    <w:link w:val="Caption4Char"/>
    <w:uiPriority w:val="12"/>
    <w:qFormat/>
    <w:rsid w:val="00AD410D"/>
    <w:pPr>
      <w:spacing w:before="0"/>
    </w:pPr>
    <w:rPr>
      <w:i/>
      <w:sz w:val="16"/>
    </w:rPr>
  </w:style>
  <w:style w:type="character" w:customStyle="1" w:styleId="Caption4Char">
    <w:name w:val="Caption 4 Char"/>
    <w:basedOn w:val="BodyText4Char"/>
    <w:link w:val="Caption4"/>
    <w:uiPriority w:val="12"/>
    <w:rsid w:val="00AD410D"/>
    <w:rPr>
      <w:rFonts w:ascii="Arial" w:eastAsia="MS Mincho" w:hAnsi="Arial" w:cs="Arial"/>
      <w:i/>
      <w:kern w:val="0"/>
      <w:sz w:val="16"/>
      <w14:ligatures w14:val="none"/>
    </w:rPr>
  </w:style>
  <w:style w:type="paragraph" w:customStyle="1" w:styleId="Caption5">
    <w:name w:val="Caption 5"/>
    <w:basedOn w:val="BodyText5"/>
    <w:next w:val="BodyText5"/>
    <w:link w:val="Caption5Char"/>
    <w:uiPriority w:val="12"/>
    <w:qFormat/>
    <w:rsid w:val="00AD410D"/>
    <w:pPr>
      <w:spacing w:before="0"/>
    </w:pPr>
    <w:rPr>
      <w:i/>
      <w:sz w:val="16"/>
    </w:rPr>
  </w:style>
  <w:style w:type="character" w:customStyle="1" w:styleId="Caption5Char">
    <w:name w:val="Caption 5 Char"/>
    <w:link w:val="Caption5"/>
    <w:uiPriority w:val="12"/>
    <w:rsid w:val="00AD410D"/>
    <w:rPr>
      <w:rFonts w:ascii="Arial" w:eastAsia="MS Mincho" w:hAnsi="Arial" w:cs="Arial"/>
      <w:i/>
      <w:kern w:val="0"/>
      <w:sz w:val="16"/>
      <w14:ligatures w14:val="none"/>
    </w:rPr>
  </w:style>
  <w:style w:type="character" w:styleId="CommentReference">
    <w:name w:val="annotation reference"/>
    <w:uiPriority w:val="99"/>
    <w:unhideWhenUsed/>
    <w:rsid w:val="00AD410D"/>
    <w:rPr>
      <w:sz w:val="16"/>
      <w:szCs w:val="16"/>
    </w:rPr>
  </w:style>
  <w:style w:type="paragraph" w:styleId="CommentText">
    <w:name w:val="annotation text"/>
    <w:basedOn w:val="Normal"/>
    <w:link w:val="CommentTextChar"/>
    <w:uiPriority w:val="99"/>
    <w:rsid w:val="00AD410D"/>
    <w:rPr>
      <w:szCs w:val="20"/>
    </w:rPr>
  </w:style>
  <w:style w:type="character" w:customStyle="1" w:styleId="CommentTextChar">
    <w:name w:val="Comment Text Char"/>
    <w:basedOn w:val="DefaultParagraphFont"/>
    <w:link w:val="CommentText"/>
    <w:uiPriority w:val="99"/>
    <w:rsid w:val="00AD410D"/>
    <w:rPr>
      <w:rFonts w:ascii="Arial" w:eastAsia="Times New Roman" w:hAnsi="Arial" w:cs="Times New Roman"/>
      <w:kern w:val="0"/>
      <w:sz w:val="20"/>
      <w:szCs w:val="20"/>
      <w14:ligatures w14:val="none"/>
    </w:rPr>
  </w:style>
  <w:style w:type="paragraph" w:styleId="CommentSubject">
    <w:name w:val="annotation subject"/>
    <w:basedOn w:val="CommentText"/>
    <w:next w:val="CommentText"/>
    <w:link w:val="CommentSubjectChar"/>
    <w:uiPriority w:val="99"/>
    <w:rsid w:val="00AD410D"/>
    <w:rPr>
      <w:b/>
      <w:bCs/>
    </w:rPr>
  </w:style>
  <w:style w:type="character" w:customStyle="1" w:styleId="CommentSubjectChar">
    <w:name w:val="Comment Subject Char"/>
    <w:basedOn w:val="CommentTextChar"/>
    <w:link w:val="CommentSubject"/>
    <w:uiPriority w:val="99"/>
    <w:rsid w:val="00AD410D"/>
    <w:rPr>
      <w:rFonts w:ascii="Arial" w:eastAsia="Times New Roman" w:hAnsi="Arial" w:cs="Times New Roman"/>
      <w:b/>
      <w:bCs/>
      <w:kern w:val="0"/>
      <w:sz w:val="20"/>
      <w:szCs w:val="20"/>
      <w14:ligatures w14:val="none"/>
    </w:rPr>
  </w:style>
  <w:style w:type="character" w:customStyle="1" w:styleId="CommentTextChar1">
    <w:name w:val="Comment Text Char1"/>
    <w:uiPriority w:val="99"/>
    <w:semiHidden/>
    <w:rsid w:val="00AD410D"/>
    <w:rPr>
      <w:rFonts w:ascii="Times New Roman" w:hAnsi="Times New Roman" w:cs="Times New Roman"/>
      <w:kern w:val="0"/>
      <w:sz w:val="20"/>
      <w:szCs w:val="20"/>
      <w:lang w:val="zh-CN" w:bidi="zh-CN"/>
    </w:rPr>
  </w:style>
  <w:style w:type="character" w:styleId="Emphasis">
    <w:name w:val="Emphasis"/>
    <w:basedOn w:val="DefaultParagraphFont"/>
    <w:uiPriority w:val="20"/>
    <w:qFormat/>
    <w:rsid w:val="00AD410D"/>
    <w:rPr>
      <w:i/>
      <w:iCs/>
      <w:color w:val="auto"/>
    </w:rPr>
  </w:style>
  <w:style w:type="character" w:styleId="FollowedHyperlink">
    <w:name w:val="FollowedHyperlink"/>
    <w:uiPriority w:val="99"/>
    <w:rsid w:val="00AD410D"/>
    <w:rPr>
      <w:color w:val="954F72"/>
      <w:u w:val="single"/>
    </w:rPr>
  </w:style>
  <w:style w:type="paragraph" w:styleId="Footer">
    <w:name w:val="footer"/>
    <w:basedOn w:val="Normal"/>
    <w:link w:val="FooterChar"/>
    <w:uiPriority w:val="33"/>
    <w:rsid w:val="00AD410D"/>
    <w:pPr>
      <w:tabs>
        <w:tab w:val="center" w:pos="4680"/>
        <w:tab w:val="right" w:pos="9360"/>
      </w:tabs>
      <w:contextualSpacing/>
    </w:pPr>
    <w:rPr>
      <w:sz w:val="16"/>
    </w:rPr>
  </w:style>
  <w:style w:type="character" w:customStyle="1" w:styleId="FooterChar">
    <w:name w:val="Footer Char"/>
    <w:link w:val="Footer"/>
    <w:uiPriority w:val="33"/>
    <w:rsid w:val="00AD410D"/>
    <w:rPr>
      <w:rFonts w:ascii="Arial" w:eastAsia="Times New Roman" w:hAnsi="Arial" w:cs="Times New Roman"/>
      <w:kern w:val="0"/>
      <w:sz w:val="16"/>
      <w:szCs w:val="24"/>
      <w14:ligatures w14:val="none"/>
    </w:rPr>
  </w:style>
  <w:style w:type="paragraph" w:customStyle="1" w:styleId="GoUpHyperlink">
    <w:name w:val="Go Up Hyperlink"/>
    <w:basedOn w:val="BodyText"/>
    <w:link w:val="GoUpHyperlinkChar"/>
    <w:uiPriority w:val="14"/>
    <w:qFormat/>
    <w:rsid w:val="00AD410D"/>
    <w:pPr>
      <w:spacing w:before="480"/>
      <w:jc w:val="right"/>
    </w:pPr>
    <w:rPr>
      <w:smallCaps/>
      <w:sz w:val="16"/>
    </w:rPr>
  </w:style>
  <w:style w:type="character" w:customStyle="1" w:styleId="GoUpHyperlinkChar">
    <w:name w:val="Go Up Hyperlink Char"/>
    <w:basedOn w:val="BodyTextChar"/>
    <w:link w:val="GoUpHyperlink"/>
    <w:uiPriority w:val="14"/>
    <w:rsid w:val="00AD410D"/>
    <w:rPr>
      <w:rFonts w:ascii="Arial" w:eastAsia="Times New Roman" w:hAnsi="Arial" w:cs="Arial"/>
      <w:smallCaps/>
      <w:kern w:val="0"/>
      <w:sz w:val="16"/>
      <w14:ligatures w14:val="none"/>
    </w:rPr>
  </w:style>
  <w:style w:type="character" w:customStyle="1" w:styleId="GraphicsBorder">
    <w:name w:val="Graphics Border"/>
    <w:uiPriority w:val="14"/>
    <w:qFormat/>
    <w:rsid w:val="00AD410D"/>
    <w:rPr>
      <w:rFonts w:ascii="Arial" w:eastAsia="Times New Roman" w:hAnsi="Arial" w:cs="Times New Roman"/>
      <w:noProof/>
      <w:sz w:val="20"/>
      <w:szCs w:val="24"/>
      <w:bdr w:val="single" w:sz="12" w:space="0" w:color="auto"/>
    </w:rPr>
  </w:style>
  <w:style w:type="table" w:styleId="GridTable4">
    <w:name w:val="Grid Table 4"/>
    <w:basedOn w:val="TableNormal"/>
    <w:uiPriority w:val="49"/>
    <w:rsid w:val="00AD410D"/>
    <w:pPr>
      <w:spacing w:before="240" w:after="0" w:line="240" w:lineRule="auto"/>
      <w:ind w:left="432" w:hanging="432"/>
    </w:pPr>
    <w:rPr>
      <w:rFonts w:ascii="Calibri" w:eastAsia="Calibri" w:hAnsi="Calibri" w:cs="Times New Roman"/>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33"/>
    <w:rsid w:val="00AD410D"/>
    <w:pPr>
      <w:tabs>
        <w:tab w:val="center" w:pos="4680"/>
        <w:tab w:val="right" w:pos="9360"/>
      </w:tabs>
      <w:spacing w:before="60" w:after="60"/>
    </w:pPr>
    <w:rPr>
      <w:b/>
      <w:sz w:val="24"/>
    </w:rPr>
  </w:style>
  <w:style w:type="character" w:customStyle="1" w:styleId="HeaderChar">
    <w:name w:val="Header Char"/>
    <w:link w:val="Header"/>
    <w:uiPriority w:val="33"/>
    <w:rsid w:val="00AD410D"/>
    <w:rPr>
      <w:rFonts w:ascii="Arial" w:eastAsia="Times New Roman" w:hAnsi="Arial" w:cs="Times New Roman"/>
      <w:b/>
      <w:kern w:val="0"/>
      <w:sz w:val="24"/>
      <w:szCs w:val="24"/>
      <w14:ligatures w14:val="none"/>
    </w:rPr>
  </w:style>
  <w:style w:type="paragraph" w:customStyle="1" w:styleId="HeaderFooterSpacer">
    <w:name w:val="Header Footer Spacer"/>
    <w:basedOn w:val="Header"/>
    <w:link w:val="HeaderFooterSpacerChar"/>
    <w:uiPriority w:val="33"/>
    <w:qFormat/>
    <w:rsid w:val="00AD410D"/>
    <w:pPr>
      <w:spacing w:before="0" w:after="0"/>
    </w:pPr>
    <w:rPr>
      <w:b w:val="0"/>
      <w:sz w:val="16"/>
      <w:szCs w:val="16"/>
    </w:rPr>
  </w:style>
  <w:style w:type="character" w:customStyle="1" w:styleId="HeaderFooterSpacerChar">
    <w:name w:val="Header Footer Spacer Char"/>
    <w:basedOn w:val="HeaderChar"/>
    <w:link w:val="HeaderFooterSpacer"/>
    <w:uiPriority w:val="33"/>
    <w:rsid w:val="00AD410D"/>
    <w:rPr>
      <w:rFonts w:ascii="Arial" w:eastAsia="Times New Roman" w:hAnsi="Arial" w:cs="Times New Roman"/>
      <w:b w:val="0"/>
      <w:kern w:val="0"/>
      <w:sz w:val="16"/>
      <w:szCs w:val="16"/>
      <w14:ligatures w14:val="none"/>
    </w:rPr>
  </w:style>
  <w:style w:type="character" w:customStyle="1" w:styleId="Heading1Char">
    <w:name w:val="Heading 1 Char"/>
    <w:aliases w:val="Language Char"/>
    <w:link w:val="Heading1"/>
    <w:rsid w:val="00AD410D"/>
    <w:rPr>
      <w:rFonts w:ascii="Calibri" w:eastAsia="Times New Roman" w:hAnsi="Calibri" w:cs="Times New Roman"/>
      <w:b/>
      <w:bCs/>
      <w:caps/>
      <w:color w:val="5B9BD5" w:themeColor="accent5"/>
      <w:kern w:val="0"/>
      <w:sz w:val="36"/>
      <w:szCs w:val="28"/>
      <w14:ligatures w14:val="none"/>
    </w:rPr>
  </w:style>
  <w:style w:type="character" w:customStyle="1" w:styleId="Heading3Char">
    <w:name w:val="Heading 3 Char"/>
    <w:link w:val="Heading3"/>
    <w:uiPriority w:val="1"/>
    <w:rsid w:val="00AD410D"/>
    <w:rPr>
      <w:rFonts w:ascii="Arial" w:eastAsia="Times New Roman" w:hAnsi="Arial" w:cs="Arial"/>
      <w:b/>
      <w:kern w:val="0"/>
      <w14:ligatures w14:val="none"/>
    </w:rPr>
  </w:style>
  <w:style w:type="paragraph" w:customStyle="1" w:styleId="Heading4NotBold">
    <w:name w:val="Heading 4 Not Bold"/>
    <w:basedOn w:val="Heading4"/>
    <w:next w:val="BodyText4"/>
    <w:link w:val="Heading4NotBoldChar"/>
    <w:uiPriority w:val="14"/>
    <w:qFormat/>
    <w:rsid w:val="00AD410D"/>
    <w:rPr>
      <w:rFonts w:eastAsia="MS Mincho"/>
      <w:b w:val="0"/>
    </w:rPr>
  </w:style>
  <w:style w:type="character" w:customStyle="1" w:styleId="Heading4NotBoldChar">
    <w:name w:val="Heading 4 Not Bold Char"/>
    <w:basedOn w:val="Heading4Char"/>
    <w:link w:val="Heading4NotBold"/>
    <w:uiPriority w:val="14"/>
    <w:rsid w:val="00AD410D"/>
    <w:rPr>
      <w:rFonts w:ascii="Arial" w:eastAsia="MS Mincho" w:hAnsi="Arial" w:cs="Arial"/>
      <w:b w:val="0"/>
      <w:bCs/>
      <w:iCs/>
      <w:kern w:val="0"/>
      <w14:ligatures w14:val="none"/>
    </w:rPr>
  </w:style>
  <w:style w:type="character" w:customStyle="1" w:styleId="Heading5Char">
    <w:name w:val="Heading 5 Char"/>
    <w:link w:val="Heading5"/>
    <w:uiPriority w:val="1"/>
    <w:rsid w:val="00AD410D"/>
    <w:rPr>
      <w:rFonts w:ascii="Arial" w:eastAsia="MS Gothic" w:hAnsi="Arial" w:cs="Times New Roman"/>
      <w:bCs/>
      <w:iCs/>
      <w:kern w:val="0"/>
      <w14:ligatures w14:val="none"/>
    </w:rPr>
  </w:style>
  <w:style w:type="character" w:customStyle="1" w:styleId="Heading6Char">
    <w:name w:val="Heading 6 Char"/>
    <w:link w:val="Heading6"/>
    <w:uiPriority w:val="1"/>
    <w:rsid w:val="00AD410D"/>
    <w:rPr>
      <w:rFonts w:ascii="Arial" w:eastAsia="MS Gothic" w:hAnsi="Arial" w:cs="Times New Roman"/>
      <w:bCs/>
      <w:kern w:val="0"/>
      <w14:ligatures w14:val="none"/>
    </w:rPr>
  </w:style>
  <w:style w:type="character" w:customStyle="1" w:styleId="Heading7Char">
    <w:name w:val="Heading 7 Char"/>
    <w:link w:val="Heading7"/>
    <w:uiPriority w:val="1"/>
    <w:rsid w:val="00AD410D"/>
    <w:rPr>
      <w:rFonts w:ascii="Arial" w:eastAsia="MS Gothic" w:hAnsi="Arial" w:cs="Times New Roman"/>
      <w:bCs/>
      <w:iCs/>
      <w:kern w:val="0"/>
      <w14:ligatures w14:val="none"/>
    </w:rPr>
  </w:style>
  <w:style w:type="character" w:customStyle="1" w:styleId="Heading8Char">
    <w:name w:val="Heading 8 Char"/>
    <w:link w:val="Heading8"/>
    <w:uiPriority w:val="1"/>
    <w:rsid w:val="00AD410D"/>
    <w:rPr>
      <w:rFonts w:ascii="Arial" w:eastAsia="MS Gothic" w:hAnsi="Arial" w:cs="Times New Roman"/>
      <w:bCs/>
      <w:i/>
      <w:iCs/>
      <w:kern w:val="0"/>
      <w:szCs w:val="20"/>
      <w14:ligatures w14:val="none"/>
    </w:rPr>
  </w:style>
  <w:style w:type="character" w:customStyle="1" w:styleId="Heading9Char">
    <w:name w:val="Heading 9 Char"/>
    <w:link w:val="Heading9"/>
    <w:uiPriority w:val="1"/>
    <w:rsid w:val="00AD410D"/>
    <w:rPr>
      <w:rFonts w:ascii="Arial" w:eastAsia="MS Gothic" w:hAnsi="Arial" w:cs="Times New Roman"/>
      <w:bCs/>
      <w:kern w:val="0"/>
      <w:szCs w:val="20"/>
      <w14:ligatures w14:val="none"/>
    </w:rPr>
  </w:style>
  <w:style w:type="numbering" w:customStyle="1" w:styleId="Headings">
    <w:name w:val="Headings"/>
    <w:uiPriority w:val="99"/>
    <w:rsid w:val="00AD410D"/>
    <w:pPr>
      <w:numPr>
        <w:numId w:val="5"/>
      </w:numPr>
    </w:pPr>
  </w:style>
  <w:style w:type="character" w:styleId="Hyperlink">
    <w:name w:val="Hyperlink"/>
    <w:uiPriority w:val="99"/>
    <w:rsid w:val="00AD410D"/>
    <w:rPr>
      <w:color w:val="0563C1"/>
      <w:u w:val="single"/>
    </w:rPr>
  </w:style>
  <w:style w:type="character" w:customStyle="1" w:styleId="InstructionsShowChar">
    <w:name w:val="Instructions Show Char"/>
    <w:basedOn w:val="BodyTextChar"/>
    <w:uiPriority w:val="14"/>
    <w:qFormat/>
    <w:rsid w:val="00AD410D"/>
    <w:rPr>
      <w:rFonts w:ascii="Arial" w:eastAsia="Times New Roman" w:hAnsi="Arial" w:cs="Arial"/>
      <w:i/>
      <w:vanish w:val="0"/>
      <w:color w:val="4472C4"/>
      <w:kern w:val="0"/>
      <w:sz w:val="16"/>
      <w14:ligatures w14:val="none"/>
    </w:rPr>
  </w:style>
  <w:style w:type="character" w:customStyle="1" w:styleId="InstructionsHiddenChar">
    <w:name w:val="Instructions Hidden Char"/>
    <w:basedOn w:val="InstructionsShowChar"/>
    <w:uiPriority w:val="14"/>
    <w:qFormat/>
    <w:rsid w:val="00AD410D"/>
    <w:rPr>
      <w:rFonts w:ascii="Arial" w:eastAsia="Times New Roman" w:hAnsi="Arial" w:cs="Arial"/>
      <w:i/>
      <w:vanish/>
      <w:color w:val="ED7D31" w:themeColor="accent2"/>
      <w:kern w:val="0"/>
      <w:sz w:val="16"/>
      <w14:ligatures w14:val="none"/>
    </w:rPr>
  </w:style>
  <w:style w:type="character" w:styleId="IntenseEmphasis">
    <w:name w:val="Intense Emphasis"/>
    <w:basedOn w:val="DefaultParagraphFont"/>
    <w:uiPriority w:val="99"/>
    <w:qFormat/>
    <w:rsid w:val="00AD410D"/>
    <w:rPr>
      <w:b/>
      <w:bCs/>
      <w:i/>
      <w:iCs/>
      <w:caps/>
    </w:rPr>
  </w:style>
  <w:style w:type="paragraph" w:styleId="IntenseQuote">
    <w:name w:val="Intense Quote"/>
    <w:basedOn w:val="Normal"/>
    <w:next w:val="Normal"/>
    <w:link w:val="IntenseQuoteChar"/>
    <w:uiPriority w:val="99"/>
    <w:qFormat/>
    <w:rsid w:val="00AD410D"/>
    <w:pPr>
      <w:pBdr>
        <w:top w:val="single" w:sz="24" w:space="1" w:color="F2F2F2" w:themeColor="background1" w:themeShade="F2"/>
        <w:bottom w:val="single" w:sz="24" w:space="1" w:color="F2F2F2" w:themeColor="background1" w:themeShade="F2"/>
      </w:pBdr>
      <w:shd w:val="clear" w:color="auto" w:fill="F2F2F2" w:themeFill="background1" w:themeFillShade="F2"/>
      <w:spacing w:after="240"/>
      <w:ind w:left="936" w:right="936"/>
      <w:jc w:val="center"/>
    </w:pPr>
    <w:rPr>
      <w:color w:val="000000" w:themeColor="text1"/>
    </w:rPr>
  </w:style>
  <w:style w:type="character" w:customStyle="1" w:styleId="IntenseQuoteChar">
    <w:name w:val="Intense Quote Char"/>
    <w:basedOn w:val="DefaultParagraphFont"/>
    <w:link w:val="IntenseQuote"/>
    <w:uiPriority w:val="99"/>
    <w:rsid w:val="00AD410D"/>
    <w:rPr>
      <w:rFonts w:ascii="Arial" w:eastAsia="Times New Roman" w:hAnsi="Arial" w:cs="Times New Roman"/>
      <w:color w:val="000000" w:themeColor="text1"/>
      <w:kern w:val="0"/>
      <w:sz w:val="20"/>
      <w:szCs w:val="24"/>
      <w:shd w:val="clear" w:color="auto" w:fill="F2F2F2" w:themeFill="background1" w:themeFillShade="F2"/>
      <w14:ligatures w14:val="none"/>
    </w:rPr>
  </w:style>
  <w:style w:type="character" w:styleId="IntenseReference">
    <w:name w:val="Intense Reference"/>
    <w:basedOn w:val="DefaultParagraphFont"/>
    <w:uiPriority w:val="99"/>
    <w:qFormat/>
    <w:rsid w:val="00AD410D"/>
    <w:rPr>
      <w:b/>
      <w:bCs/>
      <w:smallCaps/>
      <w:u w:val="single"/>
    </w:rPr>
  </w:style>
  <w:style w:type="paragraph" w:styleId="ListBullet">
    <w:name w:val="List Bullet"/>
    <w:basedOn w:val="BodyText"/>
    <w:link w:val="ListBulletChar"/>
    <w:uiPriority w:val="11"/>
    <w:qFormat/>
    <w:rsid w:val="00AD410D"/>
    <w:pPr>
      <w:numPr>
        <w:numId w:val="6"/>
      </w:numPr>
      <w:contextualSpacing/>
    </w:pPr>
  </w:style>
  <w:style w:type="character" w:customStyle="1" w:styleId="ListBulletChar">
    <w:name w:val="List Bullet Char"/>
    <w:basedOn w:val="BodyTextChar"/>
    <w:link w:val="ListBullet"/>
    <w:uiPriority w:val="11"/>
    <w:rsid w:val="00AD410D"/>
    <w:rPr>
      <w:rFonts w:ascii="Arial" w:eastAsia="Times New Roman" w:hAnsi="Arial" w:cs="Arial"/>
      <w:kern w:val="0"/>
      <w:sz w:val="20"/>
      <w14:ligatures w14:val="none"/>
    </w:rPr>
  </w:style>
  <w:style w:type="paragraph" w:styleId="ListBullet2">
    <w:name w:val="List Bullet 2"/>
    <w:basedOn w:val="ListBullet"/>
    <w:link w:val="ListBullet2Char"/>
    <w:uiPriority w:val="11"/>
    <w:qFormat/>
    <w:rsid w:val="00AD410D"/>
  </w:style>
  <w:style w:type="character" w:customStyle="1" w:styleId="ListBullet2Char">
    <w:name w:val="List Bullet 2 Char"/>
    <w:basedOn w:val="ListBulletChar"/>
    <w:link w:val="ListBullet2"/>
    <w:uiPriority w:val="11"/>
    <w:rsid w:val="00AD410D"/>
    <w:rPr>
      <w:rFonts w:ascii="Arial" w:eastAsia="Times New Roman" w:hAnsi="Arial" w:cs="Arial"/>
      <w:kern w:val="0"/>
      <w:sz w:val="20"/>
      <w14:ligatures w14:val="none"/>
    </w:rPr>
  </w:style>
  <w:style w:type="paragraph" w:styleId="ListBullet3">
    <w:name w:val="List Bullet 3"/>
    <w:basedOn w:val="ListBullet2"/>
    <w:link w:val="ListBullet3Char"/>
    <w:uiPriority w:val="11"/>
    <w:qFormat/>
    <w:rsid w:val="00AD410D"/>
    <w:pPr>
      <w:ind w:left="1224"/>
    </w:pPr>
  </w:style>
  <w:style w:type="character" w:customStyle="1" w:styleId="ListBullet3Char">
    <w:name w:val="List Bullet 3 Char"/>
    <w:basedOn w:val="ListBullet2Char"/>
    <w:link w:val="ListBullet3"/>
    <w:uiPriority w:val="11"/>
    <w:rsid w:val="00AD410D"/>
    <w:rPr>
      <w:rFonts w:ascii="Arial" w:eastAsia="Times New Roman" w:hAnsi="Arial" w:cs="Arial"/>
      <w:kern w:val="0"/>
      <w:sz w:val="20"/>
      <w14:ligatures w14:val="none"/>
    </w:rPr>
  </w:style>
  <w:style w:type="paragraph" w:styleId="ListBullet4">
    <w:name w:val="List Bullet 4"/>
    <w:basedOn w:val="ListBullet3"/>
    <w:link w:val="ListBullet4Char"/>
    <w:uiPriority w:val="11"/>
    <w:qFormat/>
    <w:rsid w:val="00AD410D"/>
    <w:pPr>
      <w:ind w:left="1944"/>
    </w:pPr>
  </w:style>
  <w:style w:type="character" w:customStyle="1" w:styleId="ListBullet4Char">
    <w:name w:val="List Bullet 4 Char"/>
    <w:basedOn w:val="ListBullet3Char"/>
    <w:link w:val="ListBullet4"/>
    <w:uiPriority w:val="11"/>
    <w:rsid w:val="00AD410D"/>
    <w:rPr>
      <w:rFonts w:ascii="Arial" w:eastAsia="Times New Roman" w:hAnsi="Arial" w:cs="Arial"/>
      <w:kern w:val="0"/>
      <w:sz w:val="20"/>
      <w14:ligatures w14:val="none"/>
    </w:rPr>
  </w:style>
  <w:style w:type="paragraph" w:styleId="ListBullet5">
    <w:name w:val="List Bullet 5"/>
    <w:basedOn w:val="ListBullet4"/>
    <w:link w:val="ListBullet5Char"/>
    <w:uiPriority w:val="11"/>
    <w:qFormat/>
    <w:rsid w:val="00AD410D"/>
    <w:pPr>
      <w:ind w:left="2880"/>
    </w:pPr>
  </w:style>
  <w:style w:type="character" w:customStyle="1" w:styleId="ListBullet5Char">
    <w:name w:val="List Bullet 5 Char"/>
    <w:basedOn w:val="ListBullet4Char"/>
    <w:link w:val="ListBullet5"/>
    <w:uiPriority w:val="11"/>
    <w:rsid w:val="00AD410D"/>
    <w:rPr>
      <w:rFonts w:ascii="Arial" w:eastAsia="Times New Roman" w:hAnsi="Arial" w:cs="Arial"/>
      <w:kern w:val="0"/>
      <w:sz w:val="20"/>
      <w14:ligatures w14:val="none"/>
    </w:rPr>
  </w:style>
  <w:style w:type="paragraph" w:customStyle="1" w:styleId="ListBullet6">
    <w:name w:val="List Bullet 6"/>
    <w:basedOn w:val="ListBullet5"/>
    <w:link w:val="ListBullet6Char"/>
    <w:uiPriority w:val="11"/>
    <w:qFormat/>
    <w:rsid w:val="00AD410D"/>
    <w:pPr>
      <w:ind w:left="4032"/>
    </w:pPr>
  </w:style>
  <w:style w:type="character" w:customStyle="1" w:styleId="ListBullet6Char">
    <w:name w:val="List Bullet 6 Char"/>
    <w:basedOn w:val="ListBullet5Char"/>
    <w:link w:val="ListBullet6"/>
    <w:uiPriority w:val="11"/>
    <w:rsid w:val="00AD410D"/>
    <w:rPr>
      <w:rFonts w:ascii="Arial" w:eastAsia="Times New Roman" w:hAnsi="Arial" w:cs="Arial"/>
      <w:kern w:val="0"/>
      <w:sz w:val="20"/>
      <w14:ligatures w14:val="none"/>
    </w:rPr>
  </w:style>
  <w:style w:type="paragraph" w:styleId="ListNumber">
    <w:name w:val="List Number"/>
    <w:basedOn w:val="BodyText"/>
    <w:next w:val="BodyText"/>
    <w:link w:val="ListNumberChar"/>
    <w:uiPriority w:val="11"/>
    <w:qFormat/>
    <w:rsid w:val="00AD410D"/>
    <w:pPr>
      <w:numPr>
        <w:numId w:val="12"/>
      </w:numPr>
      <w:contextualSpacing/>
    </w:pPr>
  </w:style>
  <w:style w:type="character" w:customStyle="1" w:styleId="ListNumberChar">
    <w:name w:val="List Number Char"/>
    <w:link w:val="ListNumber"/>
    <w:uiPriority w:val="11"/>
    <w:rsid w:val="00AD410D"/>
    <w:rPr>
      <w:rFonts w:ascii="Arial" w:eastAsia="Times New Roman" w:hAnsi="Arial" w:cs="Arial"/>
      <w:kern w:val="0"/>
      <w:sz w:val="20"/>
      <w14:ligatures w14:val="none"/>
    </w:rPr>
  </w:style>
  <w:style w:type="paragraph" w:styleId="ListNumber2">
    <w:name w:val="List Number 2"/>
    <w:basedOn w:val="BodyText2"/>
    <w:next w:val="BodyText2"/>
    <w:link w:val="ListNumber2Char"/>
    <w:uiPriority w:val="11"/>
    <w:qFormat/>
    <w:rsid w:val="00AD410D"/>
    <w:pPr>
      <w:numPr>
        <w:numId w:val="7"/>
      </w:numPr>
      <w:tabs>
        <w:tab w:val="left" w:pos="504"/>
      </w:tabs>
    </w:pPr>
  </w:style>
  <w:style w:type="character" w:customStyle="1" w:styleId="ListNumber2Char">
    <w:name w:val="List Number 2 Char"/>
    <w:link w:val="ListNumber2"/>
    <w:uiPriority w:val="11"/>
    <w:rsid w:val="00AD410D"/>
    <w:rPr>
      <w:rFonts w:ascii="Arial" w:eastAsia="MS Mincho" w:hAnsi="Arial" w:cs="Arial"/>
      <w:kern w:val="0"/>
      <w:sz w:val="20"/>
      <w14:ligatures w14:val="none"/>
    </w:rPr>
  </w:style>
  <w:style w:type="paragraph" w:styleId="ListNumber3">
    <w:name w:val="List Number 3"/>
    <w:basedOn w:val="BodyText3"/>
    <w:next w:val="BodyText3"/>
    <w:link w:val="ListNumber3Char"/>
    <w:uiPriority w:val="11"/>
    <w:qFormat/>
    <w:rsid w:val="00AD410D"/>
    <w:pPr>
      <w:numPr>
        <w:numId w:val="8"/>
      </w:numPr>
    </w:pPr>
  </w:style>
  <w:style w:type="character" w:customStyle="1" w:styleId="ListNumber3Char">
    <w:name w:val="List Number 3 Char"/>
    <w:link w:val="ListNumber3"/>
    <w:uiPriority w:val="11"/>
    <w:rsid w:val="00AD410D"/>
    <w:rPr>
      <w:rFonts w:ascii="Arial" w:eastAsia="Times New Roman" w:hAnsi="Arial" w:cs="Arial"/>
      <w:kern w:val="0"/>
      <w:sz w:val="20"/>
      <w:szCs w:val="16"/>
      <w14:ligatures w14:val="none"/>
    </w:rPr>
  </w:style>
  <w:style w:type="paragraph" w:styleId="ListNumber4">
    <w:name w:val="List Number 4"/>
    <w:basedOn w:val="BodyText4"/>
    <w:link w:val="ListNumber4Char"/>
    <w:uiPriority w:val="11"/>
    <w:qFormat/>
    <w:rsid w:val="00AD410D"/>
    <w:pPr>
      <w:numPr>
        <w:numId w:val="9"/>
      </w:numPr>
    </w:pPr>
  </w:style>
  <w:style w:type="character" w:customStyle="1" w:styleId="ListNumber4Char">
    <w:name w:val="List Number 4 Char"/>
    <w:basedOn w:val="BodyText4Char"/>
    <w:link w:val="ListNumber4"/>
    <w:uiPriority w:val="11"/>
    <w:rsid w:val="00AD410D"/>
    <w:rPr>
      <w:rFonts w:ascii="Arial" w:eastAsia="MS Mincho" w:hAnsi="Arial" w:cs="Arial"/>
      <w:kern w:val="0"/>
      <w:sz w:val="20"/>
      <w14:ligatures w14:val="none"/>
    </w:rPr>
  </w:style>
  <w:style w:type="paragraph" w:styleId="ListNumber5">
    <w:name w:val="List Number 5"/>
    <w:basedOn w:val="BodyText5"/>
    <w:link w:val="ListNumber5Char"/>
    <w:uiPriority w:val="11"/>
    <w:qFormat/>
    <w:rsid w:val="00AD410D"/>
    <w:pPr>
      <w:numPr>
        <w:numId w:val="10"/>
      </w:numPr>
    </w:pPr>
  </w:style>
  <w:style w:type="character" w:customStyle="1" w:styleId="ListNumber5Char">
    <w:name w:val="List Number 5 Char"/>
    <w:basedOn w:val="BodyText5Char"/>
    <w:link w:val="ListNumber5"/>
    <w:uiPriority w:val="11"/>
    <w:rsid w:val="00AD410D"/>
    <w:rPr>
      <w:rFonts w:ascii="Arial" w:eastAsia="MS Mincho" w:hAnsi="Arial" w:cs="Arial"/>
      <w:kern w:val="0"/>
      <w:sz w:val="20"/>
      <w14:ligatures w14:val="none"/>
    </w:rPr>
  </w:style>
  <w:style w:type="paragraph" w:customStyle="1" w:styleId="ListNumber6">
    <w:name w:val="List Number 6"/>
    <w:basedOn w:val="BodyText6"/>
    <w:link w:val="ListNumber6Char"/>
    <w:uiPriority w:val="11"/>
    <w:qFormat/>
    <w:rsid w:val="00AD410D"/>
    <w:pPr>
      <w:numPr>
        <w:numId w:val="11"/>
      </w:numPr>
    </w:pPr>
  </w:style>
  <w:style w:type="character" w:customStyle="1" w:styleId="ListNumber6Char">
    <w:name w:val="List Number 6 Char"/>
    <w:basedOn w:val="BodyText6Char"/>
    <w:link w:val="ListNumber6"/>
    <w:uiPriority w:val="11"/>
    <w:rsid w:val="00AD410D"/>
    <w:rPr>
      <w:rFonts w:ascii="Arial" w:eastAsia="Times New Roman" w:hAnsi="Arial" w:cs="Arial"/>
      <w:kern w:val="0"/>
      <w:sz w:val="20"/>
      <w14:ligatures w14:val="none"/>
    </w:rPr>
  </w:style>
  <w:style w:type="numbering" w:customStyle="1" w:styleId="ListNumbers">
    <w:name w:val="List Numbers"/>
    <w:uiPriority w:val="99"/>
    <w:rsid w:val="00AD410D"/>
    <w:pPr>
      <w:numPr>
        <w:numId w:val="12"/>
      </w:numPr>
    </w:pPr>
  </w:style>
  <w:style w:type="paragraph" w:customStyle="1" w:styleId="NonHeadingTitle">
    <w:name w:val="Non Heading Title"/>
    <w:basedOn w:val="Heading2"/>
    <w:next w:val="BodyText"/>
    <w:link w:val="NonHeadingTitleChar"/>
    <w:uiPriority w:val="2"/>
    <w:qFormat/>
    <w:rsid w:val="00AD410D"/>
    <w:pPr>
      <w:numPr>
        <w:numId w:val="0"/>
      </w:numPr>
      <w:ind w:left="360" w:hanging="360"/>
      <w:outlineLvl w:val="9"/>
    </w:pPr>
  </w:style>
  <w:style w:type="paragraph" w:customStyle="1" w:styleId="NonHeadingTitle2">
    <w:name w:val="Non Heading Title 2"/>
    <w:basedOn w:val="NonHeadingTitle"/>
    <w:next w:val="BodyText2"/>
    <w:uiPriority w:val="14"/>
    <w:qFormat/>
    <w:rsid w:val="00AD410D"/>
    <w:pPr>
      <w:ind w:firstLine="0"/>
    </w:pPr>
    <w:rPr>
      <w:rFonts w:eastAsia="MS Mincho"/>
    </w:rPr>
  </w:style>
  <w:style w:type="paragraph" w:styleId="NormalWeb">
    <w:name w:val="Normal (Web)"/>
    <w:basedOn w:val="Normal"/>
    <w:link w:val="NormalWebChar"/>
    <w:uiPriority w:val="99"/>
    <w:rsid w:val="00AD410D"/>
    <w:pPr>
      <w:spacing w:before="100" w:beforeAutospacing="1" w:after="100" w:afterAutospacing="1"/>
    </w:pPr>
    <w:rPr>
      <w:rFonts w:ascii="Times New Roman" w:eastAsia="Calibri" w:hAnsi="Times New Roman"/>
      <w:sz w:val="24"/>
    </w:rPr>
  </w:style>
  <w:style w:type="character" w:customStyle="1" w:styleId="NormalWebChar">
    <w:name w:val="Normal (Web) Char"/>
    <w:basedOn w:val="DefaultParagraphFont"/>
    <w:link w:val="NormalWeb"/>
    <w:uiPriority w:val="99"/>
    <w:rsid w:val="00AD410D"/>
    <w:rPr>
      <w:rFonts w:ascii="Times New Roman" w:eastAsia="Calibri" w:hAnsi="Times New Roman" w:cs="Times New Roman"/>
      <w:kern w:val="0"/>
      <w:sz w:val="24"/>
      <w:szCs w:val="24"/>
      <w14:ligatures w14:val="none"/>
    </w:rPr>
  </w:style>
  <w:style w:type="character" w:styleId="PageNumber">
    <w:name w:val="page number"/>
    <w:basedOn w:val="DefaultParagraphFont"/>
    <w:uiPriority w:val="99"/>
    <w:rsid w:val="00AD410D"/>
  </w:style>
  <w:style w:type="character" w:styleId="PlaceholderText">
    <w:name w:val="Placeholder Text"/>
    <w:uiPriority w:val="99"/>
    <w:semiHidden/>
    <w:rsid w:val="00AD410D"/>
    <w:rPr>
      <w:color w:val="808080"/>
    </w:rPr>
  </w:style>
  <w:style w:type="paragraph" w:customStyle="1" w:styleId="Results">
    <w:name w:val="Results"/>
    <w:basedOn w:val="BodyText"/>
    <w:next w:val="BodyText"/>
    <w:link w:val="ResultsChar"/>
    <w:uiPriority w:val="12"/>
    <w:qFormat/>
    <w:rsid w:val="00AD410D"/>
    <w:rPr>
      <w:i/>
    </w:rPr>
  </w:style>
  <w:style w:type="character" w:customStyle="1" w:styleId="ResultsChar">
    <w:name w:val="Results Char"/>
    <w:link w:val="Results"/>
    <w:uiPriority w:val="12"/>
    <w:rsid w:val="00AD410D"/>
    <w:rPr>
      <w:rFonts w:ascii="Arial" w:eastAsia="Times New Roman" w:hAnsi="Arial" w:cs="Arial"/>
      <w:i/>
      <w:kern w:val="0"/>
      <w:sz w:val="20"/>
      <w14:ligatures w14:val="none"/>
    </w:rPr>
  </w:style>
  <w:style w:type="paragraph" w:customStyle="1" w:styleId="Results2">
    <w:name w:val="Results 2"/>
    <w:basedOn w:val="BodyText2"/>
    <w:next w:val="BodyText2"/>
    <w:link w:val="Results2Char"/>
    <w:uiPriority w:val="12"/>
    <w:qFormat/>
    <w:rsid w:val="00AD410D"/>
    <w:rPr>
      <w:i/>
    </w:rPr>
  </w:style>
  <w:style w:type="character" w:customStyle="1" w:styleId="Results2Char">
    <w:name w:val="Results 2 Char"/>
    <w:basedOn w:val="BodyText2Char"/>
    <w:link w:val="Results2"/>
    <w:uiPriority w:val="12"/>
    <w:rsid w:val="00AD410D"/>
    <w:rPr>
      <w:rFonts w:ascii="Arial" w:eastAsia="MS Mincho" w:hAnsi="Arial" w:cs="Arial"/>
      <w:i/>
      <w:kern w:val="0"/>
      <w:sz w:val="20"/>
      <w14:ligatures w14:val="none"/>
    </w:rPr>
  </w:style>
  <w:style w:type="paragraph" w:customStyle="1" w:styleId="Results3">
    <w:name w:val="Results 3"/>
    <w:basedOn w:val="BodyText3"/>
    <w:next w:val="BodyText3"/>
    <w:link w:val="Results3Char"/>
    <w:uiPriority w:val="12"/>
    <w:qFormat/>
    <w:rsid w:val="00AD410D"/>
    <w:rPr>
      <w:i/>
    </w:rPr>
  </w:style>
  <w:style w:type="character" w:customStyle="1" w:styleId="Results3Char">
    <w:name w:val="Results 3 Char"/>
    <w:basedOn w:val="BodyText3Char"/>
    <w:link w:val="Results3"/>
    <w:uiPriority w:val="12"/>
    <w:rsid w:val="00AD410D"/>
    <w:rPr>
      <w:rFonts w:ascii="Arial" w:eastAsia="Times New Roman" w:hAnsi="Arial" w:cs="Arial"/>
      <w:i/>
      <w:kern w:val="0"/>
      <w:sz w:val="20"/>
      <w:szCs w:val="16"/>
      <w14:ligatures w14:val="none"/>
    </w:rPr>
  </w:style>
  <w:style w:type="paragraph" w:customStyle="1" w:styleId="Results4">
    <w:name w:val="Results 4"/>
    <w:basedOn w:val="BodyText4"/>
    <w:next w:val="BodyText4"/>
    <w:link w:val="Results4Char"/>
    <w:uiPriority w:val="12"/>
    <w:qFormat/>
    <w:rsid w:val="00AD410D"/>
    <w:rPr>
      <w:i/>
    </w:rPr>
  </w:style>
  <w:style w:type="character" w:customStyle="1" w:styleId="Results4Char">
    <w:name w:val="Results 4 Char"/>
    <w:basedOn w:val="BodyText4Char"/>
    <w:link w:val="Results4"/>
    <w:uiPriority w:val="12"/>
    <w:rsid w:val="00AD410D"/>
    <w:rPr>
      <w:rFonts w:ascii="Arial" w:eastAsia="MS Mincho" w:hAnsi="Arial" w:cs="Arial"/>
      <w:i/>
      <w:kern w:val="0"/>
      <w:sz w:val="20"/>
      <w14:ligatures w14:val="none"/>
    </w:rPr>
  </w:style>
  <w:style w:type="paragraph" w:customStyle="1" w:styleId="Results5">
    <w:name w:val="Results 5"/>
    <w:basedOn w:val="BodyText5"/>
    <w:next w:val="BodyText5"/>
    <w:link w:val="Results5Char"/>
    <w:uiPriority w:val="12"/>
    <w:qFormat/>
    <w:rsid w:val="00AD410D"/>
    <w:rPr>
      <w:i/>
    </w:rPr>
  </w:style>
  <w:style w:type="character" w:customStyle="1" w:styleId="Results5Char">
    <w:name w:val="Results 5 Char"/>
    <w:basedOn w:val="BodyText5Char"/>
    <w:link w:val="Results5"/>
    <w:uiPriority w:val="12"/>
    <w:rsid w:val="00AD410D"/>
    <w:rPr>
      <w:rFonts w:ascii="Arial" w:eastAsia="MS Mincho" w:hAnsi="Arial" w:cs="Arial"/>
      <w:i/>
      <w:kern w:val="0"/>
      <w:sz w:val="20"/>
      <w14:ligatures w14:val="none"/>
    </w:rPr>
  </w:style>
  <w:style w:type="paragraph" w:customStyle="1" w:styleId="Results6">
    <w:name w:val="Results 6"/>
    <w:basedOn w:val="BodyText6"/>
    <w:link w:val="Results6Char"/>
    <w:uiPriority w:val="12"/>
    <w:qFormat/>
    <w:rsid w:val="00AD410D"/>
    <w:rPr>
      <w:i/>
    </w:rPr>
  </w:style>
  <w:style w:type="character" w:customStyle="1" w:styleId="Results6Char">
    <w:name w:val="Results 6 Char"/>
    <w:basedOn w:val="BodyText6Char"/>
    <w:link w:val="Results6"/>
    <w:uiPriority w:val="12"/>
    <w:rsid w:val="00AD410D"/>
    <w:rPr>
      <w:rFonts w:ascii="Arial" w:eastAsia="Times New Roman" w:hAnsi="Arial" w:cs="Arial"/>
      <w:i/>
      <w:kern w:val="0"/>
      <w:sz w:val="20"/>
      <w14:ligatures w14:val="none"/>
    </w:rPr>
  </w:style>
  <w:style w:type="character" w:styleId="Strong">
    <w:name w:val="Strong"/>
    <w:basedOn w:val="DefaultParagraphFont"/>
    <w:uiPriority w:val="22"/>
    <w:qFormat/>
    <w:rsid w:val="00AD410D"/>
    <w:rPr>
      <w:b/>
      <w:bCs/>
    </w:rPr>
  </w:style>
  <w:style w:type="paragraph" w:styleId="Subtitle">
    <w:name w:val="Subtitle"/>
    <w:basedOn w:val="Normal"/>
    <w:next w:val="Normal"/>
    <w:link w:val="SubtitleChar"/>
    <w:uiPriority w:val="99"/>
    <w:rsid w:val="00AD410D"/>
    <w:pPr>
      <w:numPr>
        <w:ilvl w:val="1"/>
      </w:numPr>
    </w:pPr>
    <w:rPr>
      <w:rFonts w:eastAsiaTheme="minorEastAsia" w:cs="Arial"/>
      <w:color w:val="5A5A5A" w:themeColor="text1" w:themeTint="A5"/>
      <w:spacing w:val="15"/>
      <w:szCs w:val="22"/>
    </w:rPr>
  </w:style>
  <w:style w:type="character" w:customStyle="1" w:styleId="SubtitleChar">
    <w:name w:val="Subtitle Char"/>
    <w:basedOn w:val="DefaultParagraphFont"/>
    <w:link w:val="Subtitle"/>
    <w:uiPriority w:val="99"/>
    <w:rsid w:val="00AD410D"/>
    <w:rPr>
      <w:rFonts w:ascii="Arial" w:eastAsiaTheme="minorEastAsia" w:hAnsi="Arial" w:cs="Arial"/>
      <w:color w:val="5A5A5A" w:themeColor="text1" w:themeTint="A5"/>
      <w:spacing w:val="15"/>
      <w:kern w:val="0"/>
      <w:sz w:val="20"/>
      <w14:ligatures w14:val="none"/>
    </w:rPr>
  </w:style>
  <w:style w:type="character" w:styleId="SubtleEmphasis">
    <w:name w:val="Subtle Emphasis"/>
    <w:basedOn w:val="DefaultParagraphFont"/>
    <w:uiPriority w:val="99"/>
    <w:qFormat/>
    <w:rsid w:val="00AD410D"/>
    <w:rPr>
      <w:i/>
      <w:iCs/>
      <w:color w:val="404040" w:themeColor="text1" w:themeTint="BF"/>
    </w:rPr>
  </w:style>
  <w:style w:type="character" w:styleId="SubtleReference">
    <w:name w:val="Subtle Reference"/>
    <w:basedOn w:val="DefaultParagraphFont"/>
    <w:uiPriority w:val="99"/>
    <w:qFormat/>
    <w:rsid w:val="00AD410D"/>
    <w:rPr>
      <w:smallCaps/>
      <w:color w:val="404040" w:themeColor="text1" w:themeTint="BF"/>
      <w:u w:val="single" w:color="7F7F7F" w:themeColor="text1" w:themeTint="80"/>
    </w:rPr>
  </w:style>
  <w:style w:type="character" w:customStyle="1" w:styleId="SystemCharacters">
    <w:name w:val="System Characters"/>
    <w:uiPriority w:val="14"/>
    <w:rsid w:val="00AD410D"/>
    <w:rPr>
      <w:rFonts w:ascii="Arial" w:hAnsi="Arial"/>
      <w:b/>
      <w:sz w:val="22"/>
    </w:rPr>
  </w:style>
  <w:style w:type="paragraph" w:customStyle="1" w:styleId="TabbedList">
    <w:name w:val="Tabbed List"/>
    <w:basedOn w:val="NormalWeb"/>
    <w:link w:val="TabbedListChar"/>
    <w:uiPriority w:val="20"/>
    <w:qFormat/>
    <w:rsid w:val="00AD410D"/>
    <w:pPr>
      <w:tabs>
        <w:tab w:val="left" w:pos="720"/>
        <w:tab w:val="left" w:pos="1440"/>
        <w:tab w:val="left" w:pos="2160"/>
        <w:tab w:val="left" w:pos="2880"/>
        <w:tab w:val="left" w:pos="3600"/>
        <w:tab w:val="left" w:pos="4320"/>
        <w:tab w:val="left" w:pos="5040"/>
        <w:tab w:val="left" w:pos="5760"/>
        <w:tab w:val="left" w:pos="6480"/>
        <w:tab w:val="left" w:pos="7200"/>
        <w:tab w:val="left" w:pos="7920"/>
      </w:tabs>
      <w:contextualSpacing/>
    </w:pPr>
    <w:rPr>
      <w:rFonts w:ascii="Arial" w:hAnsi="Arial" w:cs="Arial"/>
      <w:sz w:val="20"/>
      <w:szCs w:val="20"/>
    </w:rPr>
  </w:style>
  <w:style w:type="character" w:customStyle="1" w:styleId="TabbedListChar">
    <w:name w:val="Tabbed List Char"/>
    <w:basedOn w:val="NormalWebChar"/>
    <w:link w:val="TabbedList"/>
    <w:uiPriority w:val="20"/>
    <w:rsid w:val="00AD410D"/>
    <w:rPr>
      <w:rFonts w:ascii="Arial" w:eastAsia="Calibri" w:hAnsi="Arial" w:cs="Arial"/>
      <w:kern w:val="0"/>
      <w:sz w:val="20"/>
      <w:szCs w:val="20"/>
      <w14:ligatures w14:val="none"/>
    </w:rPr>
  </w:style>
  <w:style w:type="table" w:styleId="TableGrid">
    <w:name w:val="Table Grid"/>
    <w:basedOn w:val="TableNormal"/>
    <w:uiPriority w:val="59"/>
    <w:rsid w:val="00AD410D"/>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TableHeading">
    <w:name w:val="Table Heading"/>
    <w:basedOn w:val="BodyText"/>
    <w:next w:val="BodyText"/>
    <w:link w:val="TableHeadingChar"/>
    <w:uiPriority w:val="13"/>
    <w:qFormat/>
    <w:rsid w:val="00AD410D"/>
    <w:rPr>
      <w:b/>
      <w:bCs/>
      <w:szCs w:val="20"/>
    </w:rPr>
  </w:style>
  <w:style w:type="character" w:customStyle="1" w:styleId="TableHeadingChar">
    <w:name w:val="Table Heading Char"/>
    <w:basedOn w:val="BodyTextChar"/>
    <w:link w:val="TableHeading"/>
    <w:uiPriority w:val="13"/>
    <w:rsid w:val="00AD410D"/>
    <w:rPr>
      <w:rFonts w:ascii="Arial" w:eastAsia="Times New Roman" w:hAnsi="Arial" w:cs="Arial"/>
      <w:b/>
      <w:bCs/>
      <w:kern w:val="0"/>
      <w:sz w:val="20"/>
      <w:szCs w:val="20"/>
      <w14:ligatures w14:val="none"/>
    </w:rPr>
  </w:style>
  <w:style w:type="paragraph" w:customStyle="1" w:styleId="TableTextConcise">
    <w:name w:val="Table Text Concise"/>
    <w:basedOn w:val="BodyText"/>
    <w:link w:val="TableTextConciseChar"/>
    <w:uiPriority w:val="13"/>
    <w:qFormat/>
    <w:rsid w:val="00AD410D"/>
    <w:pPr>
      <w:spacing w:before="40" w:after="40"/>
    </w:pPr>
  </w:style>
  <w:style w:type="character" w:customStyle="1" w:styleId="TableTextConciseChar">
    <w:name w:val="Table Text Concise Char"/>
    <w:basedOn w:val="BodyTextChar"/>
    <w:link w:val="TableTextConcise"/>
    <w:uiPriority w:val="13"/>
    <w:rsid w:val="00AD410D"/>
    <w:rPr>
      <w:rFonts w:ascii="Arial" w:eastAsia="Times New Roman" w:hAnsi="Arial" w:cs="Arial"/>
      <w:kern w:val="0"/>
      <w:sz w:val="20"/>
      <w14:ligatures w14:val="none"/>
    </w:rPr>
  </w:style>
  <w:style w:type="paragraph" w:customStyle="1" w:styleId="TableTextConciseBullet">
    <w:name w:val="Table Text Concise Bullet"/>
    <w:basedOn w:val="TableTextConcise"/>
    <w:link w:val="TableTextConciseBulletChar"/>
    <w:uiPriority w:val="13"/>
    <w:qFormat/>
    <w:rsid w:val="00AD410D"/>
    <w:pPr>
      <w:numPr>
        <w:numId w:val="13"/>
      </w:numPr>
      <w:contextualSpacing/>
    </w:pPr>
  </w:style>
  <w:style w:type="character" w:customStyle="1" w:styleId="TableTextConciseBulletChar">
    <w:name w:val="Table Text Concise Bullet Char"/>
    <w:basedOn w:val="TableTextConciseChar"/>
    <w:link w:val="TableTextConciseBullet"/>
    <w:uiPriority w:val="13"/>
    <w:rsid w:val="00AD410D"/>
    <w:rPr>
      <w:rFonts w:ascii="Arial" w:eastAsia="Times New Roman" w:hAnsi="Arial" w:cs="Arial"/>
      <w:kern w:val="0"/>
      <w:sz w:val="20"/>
      <w14:ligatures w14:val="none"/>
    </w:rPr>
  </w:style>
  <w:style w:type="character" w:customStyle="1" w:styleId="TBD">
    <w:name w:val="TBD"/>
    <w:uiPriority w:val="14"/>
    <w:qFormat/>
    <w:rsid w:val="00AD410D"/>
    <w:rPr>
      <w:rFonts w:ascii="Arial" w:eastAsia="Times New Roman" w:hAnsi="Arial" w:cs="Times New Roman"/>
      <w:b/>
      <w:color w:val="FF0000"/>
      <w:sz w:val="20"/>
      <w:szCs w:val="24"/>
    </w:rPr>
  </w:style>
  <w:style w:type="paragraph" w:customStyle="1" w:styleId="ThisPage">
    <w:name w:val="This Page"/>
    <w:basedOn w:val="Normal"/>
    <w:next w:val="Normal"/>
    <w:link w:val="ThisPageChar"/>
    <w:uiPriority w:val="33"/>
    <w:unhideWhenUsed/>
    <w:qFormat/>
    <w:rsid w:val="00AD410D"/>
    <w:pPr>
      <w:pageBreakBefore/>
      <w:widowControl w:val="0"/>
      <w:tabs>
        <w:tab w:val="left" w:pos="450"/>
        <w:tab w:val="left" w:pos="720"/>
        <w:tab w:val="left" w:pos="900"/>
        <w:tab w:val="left" w:pos="1152"/>
      </w:tabs>
      <w:spacing w:before="4000"/>
    </w:pPr>
    <w:rPr>
      <w:b/>
    </w:rPr>
  </w:style>
  <w:style w:type="character" w:customStyle="1" w:styleId="ThisPageChar">
    <w:name w:val="This Page Char"/>
    <w:basedOn w:val="DefaultParagraphFont"/>
    <w:link w:val="ThisPage"/>
    <w:uiPriority w:val="33"/>
    <w:rsid w:val="00AD410D"/>
    <w:rPr>
      <w:rFonts w:ascii="Arial" w:eastAsia="Times New Roman" w:hAnsi="Arial" w:cs="Times New Roman"/>
      <w:b/>
      <w:kern w:val="0"/>
      <w:sz w:val="20"/>
      <w:szCs w:val="24"/>
      <w14:ligatures w14:val="none"/>
    </w:rPr>
  </w:style>
  <w:style w:type="paragraph" w:styleId="TOC1">
    <w:name w:val="toc 1"/>
    <w:basedOn w:val="Normal"/>
    <w:next w:val="Normal"/>
    <w:autoRedefine/>
    <w:uiPriority w:val="39"/>
    <w:rsid w:val="00AD410D"/>
    <w:pPr>
      <w:tabs>
        <w:tab w:val="left" w:pos="400"/>
        <w:tab w:val="right" w:leader="dot" w:pos="9350"/>
      </w:tabs>
      <w:spacing w:before="240"/>
      <w:ind w:left="432" w:hanging="432"/>
    </w:pPr>
    <w:rPr>
      <w:b/>
      <w:sz w:val="22"/>
    </w:rPr>
  </w:style>
  <w:style w:type="paragraph" w:styleId="TOC2">
    <w:name w:val="toc 2"/>
    <w:basedOn w:val="TOC1"/>
    <w:next w:val="Normal"/>
    <w:autoRedefine/>
    <w:uiPriority w:val="39"/>
    <w:rsid w:val="00AD410D"/>
    <w:pPr>
      <w:spacing w:before="120" w:after="120"/>
      <w:ind w:left="720"/>
    </w:pPr>
    <w:rPr>
      <w:rFonts w:eastAsia="MS Gothic"/>
      <w:b w:val="0"/>
      <w:noProof/>
    </w:rPr>
  </w:style>
  <w:style w:type="paragraph" w:styleId="TOC3">
    <w:name w:val="toc 3"/>
    <w:basedOn w:val="TOC2"/>
    <w:next w:val="Normal"/>
    <w:autoRedefine/>
    <w:uiPriority w:val="39"/>
    <w:rsid w:val="00AD410D"/>
    <w:pPr>
      <w:tabs>
        <w:tab w:val="left" w:pos="1440"/>
      </w:tabs>
      <w:spacing w:after="100"/>
      <w:ind w:left="1152"/>
    </w:pPr>
  </w:style>
  <w:style w:type="paragraph" w:styleId="TOC4">
    <w:name w:val="toc 4"/>
    <w:basedOn w:val="TOC3"/>
    <w:next w:val="Normal"/>
    <w:autoRedefine/>
    <w:uiPriority w:val="38"/>
    <w:semiHidden/>
    <w:rsid w:val="00AD410D"/>
    <w:pPr>
      <w:ind w:left="1440"/>
    </w:pPr>
  </w:style>
  <w:style w:type="paragraph" w:styleId="TOC5">
    <w:name w:val="toc 5"/>
    <w:basedOn w:val="TOC4"/>
    <w:next w:val="Normal"/>
    <w:autoRedefine/>
    <w:uiPriority w:val="38"/>
    <w:semiHidden/>
    <w:rsid w:val="00AD410D"/>
  </w:style>
  <w:style w:type="paragraph" w:styleId="TOC6">
    <w:name w:val="toc 6"/>
    <w:basedOn w:val="Normal"/>
    <w:next w:val="Normal"/>
    <w:autoRedefine/>
    <w:uiPriority w:val="38"/>
    <w:semiHidden/>
    <w:rsid w:val="00AD410D"/>
    <w:pPr>
      <w:ind w:left="1200"/>
    </w:pPr>
    <w:rPr>
      <w:rFonts w:ascii="Calibri" w:hAnsi="Calibri"/>
      <w:sz w:val="18"/>
      <w:szCs w:val="18"/>
    </w:rPr>
  </w:style>
  <w:style w:type="paragraph" w:styleId="TOC7">
    <w:name w:val="toc 7"/>
    <w:basedOn w:val="Normal"/>
    <w:next w:val="Normal"/>
    <w:autoRedefine/>
    <w:uiPriority w:val="38"/>
    <w:semiHidden/>
    <w:rsid w:val="00AD410D"/>
    <w:pPr>
      <w:ind w:left="1440"/>
    </w:pPr>
    <w:rPr>
      <w:rFonts w:ascii="Calibri" w:hAnsi="Calibri"/>
      <w:sz w:val="18"/>
      <w:szCs w:val="18"/>
    </w:rPr>
  </w:style>
  <w:style w:type="paragraph" w:styleId="TOC8">
    <w:name w:val="toc 8"/>
    <w:basedOn w:val="Normal"/>
    <w:next w:val="Normal"/>
    <w:autoRedefine/>
    <w:uiPriority w:val="38"/>
    <w:semiHidden/>
    <w:rsid w:val="00AD410D"/>
    <w:pPr>
      <w:ind w:left="1680"/>
    </w:pPr>
    <w:rPr>
      <w:rFonts w:ascii="Calibri" w:hAnsi="Calibri"/>
      <w:sz w:val="18"/>
      <w:szCs w:val="18"/>
    </w:rPr>
  </w:style>
  <w:style w:type="paragraph" w:styleId="TOC9">
    <w:name w:val="toc 9"/>
    <w:basedOn w:val="Normal"/>
    <w:next w:val="Normal"/>
    <w:autoRedefine/>
    <w:uiPriority w:val="38"/>
    <w:rsid w:val="00AD410D"/>
    <w:pPr>
      <w:ind w:left="1920"/>
    </w:pPr>
    <w:rPr>
      <w:rFonts w:ascii="Calibri" w:hAnsi="Calibri"/>
      <w:sz w:val="18"/>
      <w:szCs w:val="18"/>
    </w:rPr>
  </w:style>
  <w:style w:type="paragraph" w:styleId="TOCHeading">
    <w:name w:val="TOC Heading"/>
    <w:basedOn w:val="Heading1"/>
    <w:next w:val="Normal"/>
    <w:uiPriority w:val="39"/>
    <w:qFormat/>
    <w:rsid w:val="00AD410D"/>
    <w:pPr>
      <w:spacing w:before="240" w:after="0"/>
      <w:outlineLvl w:val="9"/>
    </w:pPr>
    <w:rPr>
      <w:bCs w:val="0"/>
      <w:szCs w:val="32"/>
    </w:rPr>
  </w:style>
  <w:style w:type="character" w:styleId="UnresolvedMention">
    <w:name w:val="Unresolved Mention"/>
    <w:basedOn w:val="DefaultParagraphFont"/>
    <w:uiPriority w:val="99"/>
    <w:semiHidden/>
    <w:rsid w:val="00AD410D"/>
    <w:rPr>
      <w:color w:val="605E5C"/>
      <w:shd w:val="clear" w:color="auto" w:fill="E1DFDD"/>
    </w:rPr>
  </w:style>
  <w:style w:type="paragraph" w:styleId="Revision">
    <w:name w:val="Revision"/>
    <w:hidden/>
    <w:uiPriority w:val="99"/>
    <w:semiHidden/>
    <w:rsid w:val="00AD410D"/>
    <w:pPr>
      <w:spacing w:after="0" w:line="240" w:lineRule="auto"/>
    </w:pPr>
    <w:rPr>
      <w:rFonts w:ascii="Arial" w:eastAsia="Times New Roman" w:hAnsi="Arial" w:cs="Times New Roman"/>
      <w:kern w:val="0"/>
      <w:sz w:val="20"/>
      <w:szCs w:val="24"/>
      <w14:ligatures w14:val="none"/>
    </w:rPr>
  </w:style>
  <w:style w:type="paragraph" w:styleId="z-TopofForm">
    <w:name w:val="HTML Top of Form"/>
    <w:basedOn w:val="Normal"/>
    <w:next w:val="Normal"/>
    <w:link w:val="z-TopofFormChar"/>
    <w:hidden/>
    <w:uiPriority w:val="99"/>
    <w:semiHidden/>
    <w:unhideWhenUsed/>
    <w:rsid w:val="00AD410D"/>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uiPriority w:val="99"/>
    <w:semiHidden/>
    <w:rsid w:val="00AD410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D410D"/>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AD410D"/>
    <w:rPr>
      <w:rFonts w:ascii="Arial" w:eastAsia="Times New Roman" w:hAnsi="Arial" w:cs="Arial"/>
      <w:vanish/>
      <w:kern w:val="0"/>
      <w:sz w:val="16"/>
      <w:szCs w:val="16"/>
      <w14:ligatures w14:val="none"/>
    </w:rPr>
  </w:style>
  <w:style w:type="paragraph" w:styleId="Index1">
    <w:name w:val="index 1"/>
    <w:basedOn w:val="Normal"/>
    <w:next w:val="Normal"/>
    <w:autoRedefine/>
    <w:semiHidden/>
    <w:rsid w:val="00AD410D"/>
    <w:pPr>
      <w:tabs>
        <w:tab w:val="left" w:pos="540"/>
        <w:tab w:val="left" w:pos="1320"/>
        <w:tab w:val="left" w:pos="1710"/>
        <w:tab w:val="left" w:pos="2160"/>
        <w:tab w:val="left" w:pos="3240"/>
        <w:tab w:val="left" w:pos="3600"/>
        <w:tab w:val="left" w:pos="4565"/>
        <w:tab w:val="left" w:pos="6120"/>
        <w:tab w:val="left" w:pos="8640"/>
      </w:tabs>
      <w:spacing w:before="20"/>
    </w:pPr>
    <w:rPr>
      <w:rFonts w:eastAsia="MS Mincho"/>
      <w:szCs w:val="20"/>
    </w:rPr>
  </w:style>
  <w:style w:type="paragraph" w:styleId="TOAHeading">
    <w:name w:val="toa heading"/>
    <w:basedOn w:val="Normal"/>
    <w:next w:val="Normal"/>
    <w:semiHidden/>
    <w:rsid w:val="00AD410D"/>
    <w:pPr>
      <w:tabs>
        <w:tab w:val="left" w:pos="9000"/>
        <w:tab w:val="right" w:pos="9360"/>
      </w:tabs>
      <w:suppressAutoHyphens/>
    </w:pPr>
    <w:rPr>
      <w:rFonts w:ascii="Courier New" w:eastAsia="MS Mincho" w:hAnsi="Courier New"/>
      <w:szCs w:val="20"/>
    </w:rPr>
  </w:style>
  <w:style w:type="character" w:customStyle="1" w:styleId="TitleChar">
    <w:name w:val="Title Char"/>
    <w:link w:val="Title"/>
    <w:locked/>
    <w:rsid w:val="00AD410D"/>
    <w:rPr>
      <w:b/>
      <w:sz w:val="32"/>
    </w:rPr>
  </w:style>
  <w:style w:type="paragraph" w:styleId="Title">
    <w:name w:val="Title"/>
    <w:basedOn w:val="Normal"/>
    <w:link w:val="TitleChar"/>
    <w:qFormat/>
    <w:rsid w:val="00AD410D"/>
    <w:pPr>
      <w:jc w:val="center"/>
    </w:pPr>
    <w:rPr>
      <w:rFonts w:asciiTheme="minorHAnsi" w:eastAsiaTheme="minorHAnsi" w:hAnsiTheme="minorHAnsi" w:cstheme="minorBidi"/>
      <w:b/>
      <w:kern w:val="2"/>
      <w:sz w:val="32"/>
      <w:szCs w:val="22"/>
      <w14:ligatures w14:val="standardContextual"/>
    </w:rPr>
  </w:style>
  <w:style w:type="character" w:customStyle="1" w:styleId="TitleChar1">
    <w:name w:val="Title Char1"/>
    <w:basedOn w:val="DefaultParagraphFont"/>
    <w:uiPriority w:val="99"/>
    <w:rsid w:val="00AD410D"/>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link w:val="ListParagraphChar"/>
    <w:qFormat/>
    <w:rsid w:val="00AD410D"/>
    <w:pPr>
      <w:spacing w:after="200" w:line="276" w:lineRule="auto"/>
      <w:ind w:left="720"/>
      <w:contextualSpacing/>
    </w:pPr>
    <w:rPr>
      <w:rFonts w:ascii="Calibri" w:eastAsia="MS Mincho" w:hAnsi="Calibri"/>
      <w:sz w:val="22"/>
      <w:szCs w:val="22"/>
    </w:rPr>
  </w:style>
  <w:style w:type="character" w:customStyle="1" w:styleId="ListParagraphChar">
    <w:name w:val="List Paragraph Char"/>
    <w:link w:val="ListParagraph"/>
    <w:rsid w:val="00AD410D"/>
    <w:rPr>
      <w:rFonts w:ascii="Calibri" w:eastAsia="MS Mincho" w:hAnsi="Calibri" w:cs="Times New Roman"/>
      <w:kern w:val="0"/>
      <w14:ligatures w14:val="none"/>
    </w:rPr>
  </w:style>
  <w:style w:type="paragraph" w:customStyle="1" w:styleId="BulletText1">
    <w:name w:val="Bullet Text 1"/>
    <w:basedOn w:val="Normal"/>
    <w:uiPriority w:val="99"/>
    <w:rsid w:val="00AD410D"/>
    <w:pPr>
      <w:ind w:left="187" w:hanging="187"/>
    </w:pPr>
    <w:rPr>
      <w:rFonts w:eastAsia="MS Mincho"/>
      <w:szCs w:val="20"/>
    </w:rPr>
  </w:style>
  <w:style w:type="paragraph" w:customStyle="1" w:styleId="EDMSmarks">
    <w:name w:val="EDMS marks"/>
    <w:basedOn w:val="Normal"/>
    <w:link w:val="EDMSmarksChar"/>
    <w:uiPriority w:val="20"/>
    <w:qFormat/>
    <w:rsid w:val="00AD410D"/>
    <w:pPr>
      <w:tabs>
        <w:tab w:val="left" w:pos="1980"/>
        <w:tab w:val="left" w:pos="4950"/>
      </w:tabs>
      <w:spacing w:after="0"/>
    </w:pPr>
    <w:rPr>
      <w:rFonts w:eastAsia="Calibri" w:cs="Arial"/>
      <w:color w:val="0070C0"/>
      <w:sz w:val="24"/>
    </w:rPr>
  </w:style>
  <w:style w:type="character" w:customStyle="1" w:styleId="EDMSmarksChar">
    <w:name w:val="EDMS marks Char"/>
    <w:basedOn w:val="DefaultParagraphFont"/>
    <w:link w:val="EDMSmarks"/>
    <w:uiPriority w:val="20"/>
    <w:rsid w:val="00AD410D"/>
    <w:rPr>
      <w:rFonts w:ascii="Arial" w:eastAsia="Calibri" w:hAnsi="Arial" w:cs="Arial"/>
      <w:color w:val="0070C0"/>
      <w:kern w:val="0"/>
      <w:sz w:val="24"/>
      <w:szCs w:val="24"/>
      <w14:ligatures w14:val="none"/>
    </w:rPr>
  </w:style>
  <w:style w:type="numbering" w:customStyle="1" w:styleId="StyleOutlinenumbered">
    <w:name w:val="Style Outline numbered"/>
    <w:basedOn w:val="NoList"/>
    <w:rsid w:val="00AD410D"/>
    <w:pPr>
      <w:numPr>
        <w:numId w:val="14"/>
      </w:numPr>
    </w:pPr>
  </w:style>
  <w:style w:type="numbering" w:customStyle="1" w:styleId="StyleOutlinenumbered1">
    <w:name w:val="Style Outline numbered1"/>
    <w:basedOn w:val="NoList"/>
    <w:rsid w:val="00AD410D"/>
    <w:pPr>
      <w:numPr>
        <w:numId w:val="15"/>
      </w:numPr>
    </w:pPr>
  </w:style>
  <w:style w:type="paragraph" w:customStyle="1" w:styleId="TableTextConciseBlue">
    <w:name w:val="Table Text Concise Blue"/>
    <w:basedOn w:val="TableTextConcise"/>
    <w:next w:val="TableTextConcise"/>
    <w:link w:val="TableTextConciseBlueChar"/>
    <w:rsid w:val="00AD410D"/>
    <w:rPr>
      <w:rFonts w:eastAsia="MS Mincho"/>
      <w:color w:val="0070C0"/>
    </w:rPr>
  </w:style>
  <w:style w:type="character" w:customStyle="1" w:styleId="TranslationsTableHeader">
    <w:name w:val="Translations Table Header"/>
    <w:basedOn w:val="DefaultParagraphFont"/>
    <w:rsid w:val="00AD410D"/>
    <w:rPr>
      <w:rFonts w:ascii="Arial" w:hAnsi="Arial"/>
      <w:b/>
      <w:bCs/>
      <w:color w:val="365F91"/>
      <w:sz w:val="36"/>
    </w:rPr>
  </w:style>
  <w:style w:type="character" w:customStyle="1" w:styleId="TableTextConciseBlueChar">
    <w:name w:val="Table Text Concise Blue Char"/>
    <w:basedOn w:val="TableTextConciseChar"/>
    <w:link w:val="TableTextConciseBlue"/>
    <w:rsid w:val="00AD410D"/>
    <w:rPr>
      <w:rFonts w:ascii="Arial" w:eastAsia="MS Mincho" w:hAnsi="Arial" w:cs="Arial"/>
      <w:color w:val="0070C0"/>
      <w:kern w:val="0"/>
      <w:sz w:val="20"/>
      <w14:ligatures w14:val="none"/>
    </w:rPr>
  </w:style>
  <w:style w:type="paragraph" w:customStyle="1" w:styleId="BoldItalicBlueCentered">
    <w:name w:val="Bold Italic Blue Centered"/>
    <w:basedOn w:val="Normal"/>
    <w:rsid w:val="00AD410D"/>
    <w:pPr>
      <w:jc w:val="center"/>
    </w:pPr>
    <w:rPr>
      <w:b/>
      <w:bCs/>
      <w:i/>
      <w:iCs/>
      <w:color w:val="0070C0"/>
      <w:szCs w:val="20"/>
    </w:rPr>
  </w:style>
  <w:style w:type="paragraph" w:customStyle="1" w:styleId="CoverPageDocInfo">
    <w:name w:val="Cover Page Doc Info"/>
    <w:basedOn w:val="Normal"/>
    <w:link w:val="CoverPageDocInfoChar"/>
    <w:rsid w:val="00AD410D"/>
    <w:pPr>
      <w:jc w:val="center"/>
    </w:pPr>
    <w:rPr>
      <w:b/>
      <w:bCs/>
      <w:sz w:val="48"/>
      <w:szCs w:val="20"/>
    </w:rPr>
  </w:style>
  <w:style w:type="paragraph" w:customStyle="1" w:styleId="CoverPageHeading2">
    <w:name w:val="Cover Page Heading 2"/>
    <w:basedOn w:val="Normal"/>
    <w:link w:val="CoverPageHeading2Char"/>
    <w:rsid w:val="00AD410D"/>
    <w:pPr>
      <w:keepNext/>
      <w:keepLines/>
      <w:spacing w:before="480"/>
      <w:ind w:left="360"/>
      <w:jc w:val="center"/>
    </w:pPr>
    <w:rPr>
      <w:b/>
      <w:bCs/>
      <w:sz w:val="24"/>
      <w:szCs w:val="20"/>
    </w:rPr>
  </w:style>
  <w:style w:type="character" w:customStyle="1" w:styleId="CoverPageDocInfoChar">
    <w:name w:val="Cover Page Doc Info Char"/>
    <w:basedOn w:val="DefaultParagraphFont"/>
    <w:link w:val="CoverPageDocInfo"/>
    <w:rsid w:val="00AD410D"/>
    <w:rPr>
      <w:rFonts w:ascii="Arial" w:eastAsia="Times New Roman" w:hAnsi="Arial" w:cs="Times New Roman"/>
      <w:b/>
      <w:bCs/>
      <w:kern w:val="0"/>
      <w:sz w:val="48"/>
      <w:szCs w:val="20"/>
      <w14:ligatures w14:val="none"/>
    </w:rPr>
  </w:style>
  <w:style w:type="paragraph" w:customStyle="1" w:styleId="CoverPageHeading1">
    <w:name w:val="Cover Page Heading 1"/>
    <w:basedOn w:val="Normal"/>
    <w:link w:val="CoverPageHeading1Char"/>
    <w:rsid w:val="00AD410D"/>
    <w:pPr>
      <w:keepNext/>
      <w:keepLines/>
      <w:spacing w:before="1440"/>
      <w:ind w:left="360"/>
      <w:jc w:val="center"/>
    </w:pPr>
    <w:rPr>
      <w:b/>
      <w:bCs/>
      <w:sz w:val="24"/>
      <w:szCs w:val="20"/>
    </w:rPr>
  </w:style>
  <w:style w:type="character" w:customStyle="1" w:styleId="NonHeadingTitleChar">
    <w:name w:val="Non Heading Title Char"/>
    <w:basedOn w:val="Heading2Char"/>
    <w:link w:val="NonHeadingTitle"/>
    <w:uiPriority w:val="2"/>
    <w:rsid w:val="00AD410D"/>
    <w:rPr>
      <w:rFonts w:ascii="Arial" w:eastAsia="Times New Roman" w:hAnsi="Arial" w:cs="Arial"/>
      <w:b/>
      <w:kern w:val="0"/>
      <w:sz w:val="24"/>
      <w14:ligatures w14:val="none"/>
    </w:rPr>
  </w:style>
  <w:style w:type="character" w:customStyle="1" w:styleId="CoverPageHeading2Char">
    <w:name w:val="Cover Page Heading 2 Char"/>
    <w:basedOn w:val="DefaultParagraphFont"/>
    <w:link w:val="CoverPageHeading2"/>
    <w:rsid w:val="00AD410D"/>
    <w:rPr>
      <w:rFonts w:ascii="Arial" w:eastAsia="Times New Roman" w:hAnsi="Arial" w:cs="Times New Roman"/>
      <w:b/>
      <w:bCs/>
      <w:kern w:val="0"/>
      <w:sz w:val="24"/>
      <w:szCs w:val="20"/>
      <w14:ligatures w14:val="none"/>
    </w:rPr>
  </w:style>
  <w:style w:type="paragraph" w:customStyle="1" w:styleId="ChangeControlHeaders">
    <w:name w:val="Change Control Headers"/>
    <w:basedOn w:val="Normal"/>
    <w:rsid w:val="00AD410D"/>
    <w:pPr>
      <w:spacing w:before="40" w:after="40"/>
    </w:pPr>
    <w:rPr>
      <w:b/>
      <w:bCs/>
      <w:szCs w:val="20"/>
    </w:rPr>
  </w:style>
  <w:style w:type="character" w:customStyle="1" w:styleId="CoverPageHeading1Char">
    <w:name w:val="Cover Page Heading 1 Char"/>
    <w:basedOn w:val="DefaultParagraphFont"/>
    <w:link w:val="CoverPageHeading1"/>
    <w:rsid w:val="00AD410D"/>
    <w:rPr>
      <w:rFonts w:ascii="Arial" w:eastAsia="Times New Roman" w:hAnsi="Arial" w:cs="Times New Roman"/>
      <w:b/>
      <w:bCs/>
      <w:kern w:val="0"/>
      <w:sz w:val="24"/>
      <w:szCs w:val="20"/>
      <w14:ligatures w14:val="none"/>
    </w:rPr>
  </w:style>
  <w:style w:type="paragraph" w:styleId="NormalIndent">
    <w:name w:val="Normal Indent"/>
    <w:basedOn w:val="Normal"/>
    <w:rsid w:val="00C20655"/>
    <w:pPr>
      <w:ind w:left="720"/>
    </w:pPr>
    <w:rPr>
      <w:szCs w:val="20"/>
    </w:rPr>
  </w:style>
  <w:style w:type="paragraph" w:styleId="HTMLAddress">
    <w:name w:val="HTML Address"/>
    <w:basedOn w:val="Normal"/>
    <w:link w:val="HTMLAddressChar"/>
    <w:rsid w:val="00C20655"/>
    <w:rPr>
      <w:i/>
      <w:iCs/>
      <w:szCs w:val="20"/>
    </w:rPr>
  </w:style>
  <w:style w:type="character" w:customStyle="1" w:styleId="HTMLAddressChar">
    <w:name w:val="HTML Address Char"/>
    <w:basedOn w:val="DefaultParagraphFont"/>
    <w:link w:val="HTMLAddress"/>
    <w:rsid w:val="00C20655"/>
    <w:rPr>
      <w:rFonts w:ascii="Arial" w:eastAsia="Times New Roman" w:hAnsi="Arial" w:cs="Times New Roman"/>
      <w:i/>
      <w:iCs/>
      <w:kern w:val="0"/>
      <w:sz w:val="20"/>
      <w:szCs w:val="20"/>
      <w14:ligatures w14:val="none"/>
    </w:rPr>
  </w:style>
  <w:style w:type="paragraph" w:styleId="HTMLPreformatted">
    <w:name w:val="HTML Preformatted"/>
    <w:basedOn w:val="Normal"/>
    <w:link w:val="HTMLPreformattedChar"/>
    <w:rsid w:val="00C20655"/>
    <w:rPr>
      <w:rFonts w:ascii="Courier New" w:hAnsi="Courier New" w:cs="Wingdings"/>
      <w:szCs w:val="20"/>
    </w:rPr>
  </w:style>
  <w:style w:type="character" w:customStyle="1" w:styleId="HTMLPreformattedChar">
    <w:name w:val="HTML Preformatted Char"/>
    <w:basedOn w:val="DefaultParagraphFont"/>
    <w:link w:val="HTMLPreformatted"/>
    <w:rsid w:val="00C20655"/>
    <w:rPr>
      <w:rFonts w:ascii="Courier New" w:eastAsia="Times New Roman" w:hAnsi="Courier New" w:cs="Wingdings"/>
      <w:kern w:val="0"/>
      <w:sz w:val="20"/>
      <w:szCs w:val="20"/>
      <w14:ligatures w14:val="none"/>
    </w:rPr>
  </w:style>
  <w:style w:type="paragraph" w:styleId="NoteHeading">
    <w:name w:val="Note Heading"/>
    <w:basedOn w:val="Normal"/>
    <w:next w:val="Normal"/>
    <w:link w:val="NoteHeadingChar"/>
    <w:rsid w:val="00C20655"/>
    <w:rPr>
      <w:szCs w:val="20"/>
    </w:rPr>
  </w:style>
  <w:style w:type="character" w:customStyle="1" w:styleId="NoteHeadingChar">
    <w:name w:val="Note Heading Char"/>
    <w:basedOn w:val="DefaultParagraphFont"/>
    <w:link w:val="NoteHeading"/>
    <w:rsid w:val="00C20655"/>
    <w:rPr>
      <w:rFonts w:ascii="Arial" w:eastAsia="Times New Roman" w:hAnsi="Arial" w:cs="Times New Roman"/>
      <w:kern w:val="0"/>
      <w:sz w:val="20"/>
      <w:szCs w:val="20"/>
      <w14:ligatures w14:val="none"/>
    </w:rPr>
  </w:style>
  <w:style w:type="paragraph" w:styleId="PlainText">
    <w:name w:val="Plain Text"/>
    <w:basedOn w:val="Normal"/>
    <w:link w:val="PlainTextChar"/>
    <w:rsid w:val="00C20655"/>
    <w:rPr>
      <w:rFonts w:ascii="Courier New" w:hAnsi="Courier New" w:cs="Wingdings"/>
      <w:szCs w:val="20"/>
    </w:rPr>
  </w:style>
  <w:style w:type="character" w:customStyle="1" w:styleId="PlainTextChar">
    <w:name w:val="Plain Text Char"/>
    <w:basedOn w:val="DefaultParagraphFont"/>
    <w:link w:val="PlainText"/>
    <w:rsid w:val="00C20655"/>
    <w:rPr>
      <w:rFonts w:ascii="Courier New" w:eastAsia="Times New Roman" w:hAnsi="Courier New" w:cs="Wingdings"/>
      <w:kern w:val="0"/>
      <w:sz w:val="20"/>
      <w:szCs w:val="20"/>
      <w14:ligatures w14:val="none"/>
    </w:rPr>
  </w:style>
  <w:style w:type="paragraph" w:customStyle="1" w:styleId="QSSHeading1">
    <w:name w:val="QSS Heading 1"/>
    <w:basedOn w:val="ListParagraph"/>
    <w:link w:val="QSSHeading1Char"/>
    <w:qFormat/>
    <w:rsid w:val="00C20655"/>
    <w:pPr>
      <w:tabs>
        <w:tab w:val="left" w:pos="288"/>
      </w:tabs>
      <w:spacing w:after="0" w:line="240" w:lineRule="auto"/>
      <w:ind w:left="0"/>
    </w:pPr>
    <w:rPr>
      <w:rFonts w:ascii="Arial" w:eastAsia="Times New Roman" w:hAnsi="Arial" w:cs="Arial"/>
      <w:b/>
      <w:sz w:val="24"/>
      <w:szCs w:val="24"/>
    </w:rPr>
  </w:style>
  <w:style w:type="character" w:customStyle="1" w:styleId="QSSHeading1Char">
    <w:name w:val="QSS Heading 1 Char"/>
    <w:link w:val="QSSHeading1"/>
    <w:rsid w:val="00C20655"/>
    <w:rPr>
      <w:rFonts w:ascii="Arial" w:eastAsia="Times New Roman" w:hAnsi="Arial" w:cs="Arial"/>
      <w:b/>
      <w:kern w:val="0"/>
      <w:sz w:val="24"/>
      <w:szCs w:val="24"/>
      <w14:ligatures w14:val="none"/>
    </w:rPr>
  </w:style>
  <w:style w:type="paragraph" w:customStyle="1" w:styleId="ChangeControlTitle">
    <w:name w:val="Change Control Title"/>
    <w:basedOn w:val="Heading2"/>
    <w:uiPriority w:val="2"/>
    <w:qFormat/>
    <w:rsid w:val="00C20655"/>
    <w:pPr>
      <w:pageBreakBefore/>
      <w:numPr>
        <w:numId w:val="0"/>
      </w:numPr>
      <w:ind w:left="360" w:hanging="360"/>
    </w:pPr>
  </w:style>
  <w:style w:type="character" w:styleId="Mention">
    <w:name w:val="Mention"/>
    <w:basedOn w:val="DefaultParagraphFont"/>
    <w:uiPriority w:val="99"/>
    <w:unhideWhenUsed/>
    <w:rsid w:val="000E2B4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66273">
      <w:bodyDiv w:val="1"/>
      <w:marLeft w:val="0"/>
      <w:marRight w:val="0"/>
      <w:marTop w:val="0"/>
      <w:marBottom w:val="0"/>
      <w:divBdr>
        <w:top w:val="none" w:sz="0" w:space="0" w:color="auto"/>
        <w:left w:val="none" w:sz="0" w:space="0" w:color="auto"/>
        <w:bottom w:val="none" w:sz="0" w:space="0" w:color="auto"/>
        <w:right w:val="none" w:sz="0" w:space="0" w:color="auto"/>
      </w:divBdr>
    </w:div>
    <w:div w:id="925650783">
      <w:bodyDiv w:val="1"/>
      <w:marLeft w:val="0"/>
      <w:marRight w:val="0"/>
      <w:marTop w:val="0"/>
      <w:marBottom w:val="0"/>
      <w:divBdr>
        <w:top w:val="none" w:sz="0" w:space="0" w:color="auto"/>
        <w:left w:val="none" w:sz="0" w:space="0" w:color="auto"/>
        <w:bottom w:val="none" w:sz="0" w:space="0" w:color="auto"/>
        <w:right w:val="none" w:sz="0" w:space="0" w:color="auto"/>
      </w:divBdr>
    </w:div>
    <w:div w:id="1610116950">
      <w:bodyDiv w:val="1"/>
      <w:marLeft w:val="0"/>
      <w:marRight w:val="0"/>
      <w:marTop w:val="0"/>
      <w:marBottom w:val="0"/>
      <w:divBdr>
        <w:top w:val="none" w:sz="0" w:space="0" w:color="auto"/>
        <w:left w:val="none" w:sz="0" w:space="0" w:color="auto"/>
        <w:bottom w:val="none" w:sz="0" w:space="0" w:color="auto"/>
        <w:right w:val="none" w:sz="0" w:space="0" w:color="auto"/>
      </w:divBdr>
    </w:div>
    <w:div w:id="1785684442">
      <w:bodyDiv w:val="1"/>
      <w:marLeft w:val="0"/>
      <w:marRight w:val="0"/>
      <w:marTop w:val="0"/>
      <w:marBottom w:val="0"/>
      <w:divBdr>
        <w:top w:val="none" w:sz="0" w:space="0" w:color="auto"/>
        <w:left w:val="none" w:sz="0" w:space="0" w:color="auto"/>
        <w:bottom w:val="none" w:sz="0" w:space="0" w:color="auto"/>
        <w:right w:val="none" w:sz="0" w:space="0" w:color="auto"/>
      </w:divBdr>
    </w:div>
    <w:div w:id="179733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WATKINS\Downloads\GLB-QS-TMP-017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4821e4-86b4-4c21-8a04-5dad92d3a3f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1FD94B5E9C2F4C81740CE53547B977" ma:contentTypeVersion="15" ma:contentTypeDescription="Create a new document." ma:contentTypeScope="" ma:versionID="657bb095998f833bb211da7079813e16">
  <xsd:schema xmlns:xsd="http://www.w3.org/2001/XMLSchema" xmlns:xs="http://www.w3.org/2001/XMLSchema" xmlns:p="http://schemas.microsoft.com/office/2006/metadata/properties" xmlns:ns2="794821e4-86b4-4c21-8a04-5dad92d3a3f8" xmlns:ns3="7bacdd61-871e-4913-8532-3461ea48bd51" targetNamespace="http://schemas.microsoft.com/office/2006/metadata/properties" ma:root="true" ma:fieldsID="837c14c55389dbcbbf42b0f9e97c07f2" ns2:_="" ns3:_="">
    <xsd:import namespace="794821e4-86b4-4c21-8a04-5dad92d3a3f8"/>
    <xsd:import namespace="7bacdd61-871e-4913-8532-3461ea48bd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821e4-86b4-4c21-8a04-5dad92d3a3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93bb2c-950b-4672-b623-c5bc4517d6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acdd61-871e-4913-8532-3461ea48bd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0198D-CDF4-487E-96A0-E77DED5A76CC}">
  <ds:schemaRefs>
    <ds:schemaRef ds:uri="http://schemas.microsoft.com/office/2006/metadata/properties"/>
    <ds:schemaRef ds:uri="http://schemas.microsoft.com/office/infopath/2007/PartnerControls"/>
    <ds:schemaRef ds:uri="794821e4-86b4-4c21-8a04-5dad92d3a3f8"/>
  </ds:schemaRefs>
</ds:datastoreItem>
</file>

<file path=customXml/itemProps2.xml><?xml version="1.0" encoding="utf-8"?>
<ds:datastoreItem xmlns:ds="http://schemas.openxmlformats.org/officeDocument/2006/customXml" ds:itemID="{CE026B6F-EAF6-4BB3-847C-1BD2606AE274}">
  <ds:schemaRefs>
    <ds:schemaRef ds:uri="http://schemas.microsoft.com/sharepoint/v3/contenttype/forms"/>
  </ds:schemaRefs>
</ds:datastoreItem>
</file>

<file path=customXml/itemProps3.xml><?xml version="1.0" encoding="utf-8"?>
<ds:datastoreItem xmlns:ds="http://schemas.openxmlformats.org/officeDocument/2006/customXml" ds:itemID="{BCD9580A-CD14-4C70-89C3-A77031D4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821e4-86b4-4c21-8a04-5dad92d3a3f8"/>
    <ds:schemaRef ds:uri="7bacdd61-871e-4913-8532-3461ea48b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B0B635-B2CB-407C-B588-213362B21519}">
  <ds:schemaRefs>
    <ds:schemaRef ds:uri="http://schemas.openxmlformats.org/officeDocument/2006/bibliography"/>
  </ds:schemaRefs>
</ds:datastoreItem>
</file>

<file path=docMetadata/LabelInfo.xml><?xml version="1.0" encoding="utf-8"?>
<clbl:labelList xmlns:clbl="http://schemas.microsoft.com/office/2020/mipLabelMetadata">
  <clbl:label id="{f48041ff-f5de-4583-8841-e2a1851ee5d2}" enabled="1" method="Privileged" siteId="{771c9c47-7f24-44dc-958e-34f8713a8394}" removed="0"/>
</clbl:labelList>
</file>

<file path=docProps/app.xml><?xml version="1.0" encoding="utf-8"?>
<Properties xmlns="http://schemas.openxmlformats.org/officeDocument/2006/extended-properties" xmlns:vt="http://schemas.openxmlformats.org/officeDocument/2006/docPropsVTypes">
  <Template>GLB-QS-TMP-0175.dotm</Template>
  <TotalTime>2119</TotalTime>
  <Pages>25</Pages>
  <Words>5557</Words>
  <Characters>31680</Characters>
  <Application>Microsoft Office Word</Application>
  <DocSecurity>0</DocSecurity>
  <Lines>264</Lines>
  <Paragraphs>74</Paragraphs>
  <ScaleCrop>false</ScaleCrop>
  <Company>Beckman Coulter</Company>
  <LinksUpToDate>false</LinksUpToDate>
  <CharactersWithSpaces>37163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Security Plan</dc:title>
  <dc:subject/>
  <dc:creator>Watkins, Clay (Clayton) E</dc:creator>
  <cp:keywords/>
  <dc:description/>
  <cp:lastModifiedBy>Kunnel Vijayan, Thushara</cp:lastModifiedBy>
  <cp:revision>92</cp:revision>
  <dcterms:created xsi:type="dcterms:W3CDTF">2026-06-26T00:01:00Z</dcterms:created>
  <dcterms:modified xsi:type="dcterms:W3CDTF">2026-08-21T05:01:00Z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8041ff-f5de-4583-8841-e2a1851ee5d2_Enabled">
    <vt:lpwstr>true</vt:lpwstr>
  </property>
  <property fmtid="{D5CDD505-2E9C-101B-9397-08002B2CF9AE}" pid="3" name="MSIP_Label_f48041ff-f5de-4583-8841-e2a1851ee5d2_SetDate">
    <vt:lpwstr>2023-04-24T19:30:16Z</vt:lpwstr>
  </property>
  <property fmtid="{D5CDD505-2E9C-101B-9397-08002B2CF9AE}" pid="4" name="MSIP_Label_f48041ff-f5de-4583-8841-e2a1851ee5d2_Method">
    <vt:lpwstr>Privileged</vt:lpwstr>
  </property>
  <property fmtid="{D5CDD505-2E9C-101B-9397-08002B2CF9AE}" pid="5" name="MSIP_Label_f48041ff-f5de-4583-8841-e2a1851ee5d2_Name">
    <vt:lpwstr>Confidential</vt:lpwstr>
  </property>
  <property fmtid="{D5CDD505-2E9C-101B-9397-08002B2CF9AE}" pid="6" name="MSIP_Label_f48041ff-f5de-4583-8841-e2a1851ee5d2_SiteId">
    <vt:lpwstr>771c9c47-7f24-44dc-958e-34f8713a8394</vt:lpwstr>
  </property>
  <property fmtid="{D5CDD505-2E9C-101B-9397-08002B2CF9AE}" pid="7" name="MSIP_Label_f48041ff-f5de-4583-8841-e2a1851ee5d2_ActionId">
    <vt:lpwstr>f6b61f0b-fe86-4fd3-b287-f1e87f261eca</vt:lpwstr>
  </property>
  <property fmtid="{D5CDD505-2E9C-101B-9397-08002B2CF9AE}" pid="8" name="MSIP_Label_f48041ff-f5de-4583-8841-e2a1851ee5d2_ContentBits">
    <vt:lpwstr>2</vt:lpwstr>
  </property>
  <property fmtid="{D5CDD505-2E9C-101B-9397-08002B2CF9AE}" pid="9" name="ContentTypeId">
    <vt:lpwstr>0x010100611FD94B5E9C2F4C81740CE53547B977</vt:lpwstr>
  </property>
  <property fmtid="{D5CDD505-2E9C-101B-9397-08002B2CF9AE}" pid="10" name="ClassificationContentMarkingFooterText">
    <vt:lpwstr>Confidential - Company Proprietary</vt:lpwstr>
  </property>
  <property fmtid="{D5CDD505-2E9C-101B-9397-08002B2CF9AE}" pid="11" name="Priority">
    <vt:lpwstr>1</vt:lpwstr>
  </property>
  <property fmtid="{D5CDD505-2E9C-101B-9397-08002B2CF9AE}" pid="12" name="_dlc_DocIdItemGuid">
    <vt:lpwstr>f36a0d0d-d3a1-48ad-8a5a-162069447005</vt:lpwstr>
  </property>
  <property fmtid="{D5CDD505-2E9C-101B-9397-08002B2CF9AE}" pid="13" name="ClassificationContentMarkingFooterShapeIds">
    <vt:lpwstr>2a039934,498303d2,273b026,11170acc,794ec282,610334e3</vt:lpwstr>
  </property>
  <property fmtid="{D5CDD505-2E9C-101B-9397-08002B2CF9AE}" pid="14" name="ClassificationContentMarkingFooterFontProps">
    <vt:lpwstr>#d89b2b,10,Calibri</vt:lpwstr>
  </property>
  <property fmtid="{D5CDD505-2E9C-101B-9397-08002B2CF9AE}" pid="15" name="MediaServiceImageTags">
    <vt:lpwstr/>
  </property>
</Properties>
</file>